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4F6" w:rsidRPr="0033320B" w:rsidRDefault="004C44F6" w:rsidP="004C44F6">
      <w:pPr>
        <w:spacing w:before="120"/>
        <w:ind w:right="283"/>
        <w:jc w:val="right"/>
        <w:rPr>
          <w:sz w:val="24"/>
          <w:szCs w:val="24"/>
          <w:rtl/>
          <w:lang w:bidi="ar-DZ"/>
        </w:rPr>
      </w:pPr>
      <w:proofErr w:type="gramStart"/>
      <w:r w:rsidRPr="0033320B">
        <w:rPr>
          <w:rFonts w:hint="cs"/>
          <w:sz w:val="24"/>
          <w:szCs w:val="24"/>
          <w:rtl/>
          <w:lang w:bidi="ar-DZ"/>
        </w:rPr>
        <w:t>متوسطة :</w:t>
      </w:r>
      <w:proofErr w:type="gramEnd"/>
      <w:r w:rsidRPr="0033320B">
        <w:rPr>
          <w:rFonts w:hint="cs"/>
          <w:sz w:val="24"/>
          <w:szCs w:val="24"/>
          <w:rtl/>
          <w:lang w:bidi="ar-DZ"/>
        </w:rPr>
        <w:t xml:space="preserve"> الشهيد حساني الحاج                                                        </w:t>
      </w:r>
      <w:r w:rsidR="0033320B">
        <w:rPr>
          <w:rFonts w:hint="cs"/>
          <w:sz w:val="24"/>
          <w:szCs w:val="24"/>
          <w:rtl/>
          <w:lang w:bidi="ar-DZ"/>
        </w:rPr>
        <w:t xml:space="preserve">                            </w:t>
      </w:r>
      <w:r w:rsidR="0033320B" w:rsidRPr="0033320B">
        <w:rPr>
          <w:rFonts w:hint="cs"/>
          <w:sz w:val="24"/>
          <w:szCs w:val="24"/>
          <w:rtl/>
          <w:lang w:bidi="ar-DZ"/>
        </w:rPr>
        <w:t xml:space="preserve">      </w:t>
      </w:r>
      <w:r w:rsidRPr="0033320B">
        <w:rPr>
          <w:rFonts w:hint="cs"/>
          <w:sz w:val="24"/>
          <w:szCs w:val="24"/>
          <w:rtl/>
          <w:lang w:bidi="ar-DZ"/>
        </w:rPr>
        <w:t xml:space="preserve">   التاريخ :2017/2018 </w:t>
      </w:r>
    </w:p>
    <w:p w:rsidR="004C44F6" w:rsidRDefault="004C44F6" w:rsidP="004C44F6">
      <w:pPr>
        <w:spacing w:before="120"/>
        <w:ind w:right="283"/>
        <w:jc w:val="right"/>
        <w:rPr>
          <w:rtl/>
          <w:lang w:bidi="ar-DZ"/>
        </w:rPr>
      </w:pPr>
      <w:proofErr w:type="gramStart"/>
      <w:r w:rsidRPr="0033320B">
        <w:rPr>
          <w:rFonts w:hint="cs"/>
          <w:sz w:val="24"/>
          <w:szCs w:val="24"/>
          <w:rtl/>
          <w:lang w:bidi="ar-DZ"/>
        </w:rPr>
        <w:t>المستوى :</w:t>
      </w:r>
      <w:proofErr w:type="gramEnd"/>
      <w:r w:rsidRPr="0033320B">
        <w:rPr>
          <w:rFonts w:hint="cs"/>
          <w:sz w:val="24"/>
          <w:szCs w:val="24"/>
          <w:rtl/>
          <w:lang w:bidi="ar-DZ"/>
        </w:rPr>
        <w:t xml:space="preserve"> الأولى متوسط     </w:t>
      </w:r>
      <w:r w:rsidR="0033320B" w:rsidRPr="0033320B">
        <w:rPr>
          <w:rFonts w:hint="cs"/>
          <w:sz w:val="24"/>
          <w:szCs w:val="24"/>
          <w:rtl/>
          <w:lang w:bidi="ar-DZ"/>
        </w:rPr>
        <w:t xml:space="preserve">          </w:t>
      </w:r>
      <w:r w:rsidRPr="0033320B">
        <w:rPr>
          <w:rFonts w:hint="cs"/>
          <w:sz w:val="24"/>
          <w:szCs w:val="24"/>
          <w:rtl/>
          <w:lang w:bidi="ar-DZ"/>
        </w:rPr>
        <w:t xml:space="preserve"> </w:t>
      </w:r>
      <w:r w:rsidR="00145D91" w:rsidRPr="00145D91">
        <w:rPr>
          <w:i/>
          <w:iCs/>
          <w:sz w:val="24"/>
          <w:szCs w:val="24"/>
          <w:u w:val="single"/>
          <w:rtl/>
          <w:lang w:bidi="ar-DZ"/>
        </w:rPr>
        <w:t xml:space="preserve"> </w:t>
      </w:r>
      <w:r w:rsidR="00145D91" w:rsidRPr="00145D91">
        <w:rPr>
          <w:rFonts w:hint="cs"/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>الاختبار</w:t>
      </w:r>
      <w:r w:rsidR="00145D91" w:rsidRPr="00145D91">
        <w:rPr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 xml:space="preserve"> </w:t>
      </w:r>
      <w:r w:rsidR="00145D91" w:rsidRPr="00145D91">
        <w:rPr>
          <w:rFonts w:hint="cs"/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>الثالث</w:t>
      </w:r>
      <w:r w:rsidR="00145D91" w:rsidRPr="00145D91">
        <w:rPr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 xml:space="preserve"> </w:t>
      </w:r>
      <w:r w:rsidR="00145D91" w:rsidRPr="00145D91">
        <w:rPr>
          <w:rFonts w:hint="cs"/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>في</w:t>
      </w:r>
      <w:r w:rsidR="00145D91" w:rsidRPr="00145D91">
        <w:rPr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 xml:space="preserve"> </w:t>
      </w:r>
      <w:r w:rsidR="00145D91" w:rsidRPr="00145D91">
        <w:rPr>
          <w:rFonts w:hint="cs"/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>مادة</w:t>
      </w:r>
      <w:r w:rsidR="00145D91" w:rsidRPr="00145D91">
        <w:rPr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 xml:space="preserve"> </w:t>
      </w:r>
      <w:r w:rsidR="00145D91" w:rsidRPr="00145D91">
        <w:rPr>
          <w:rFonts w:hint="cs"/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>العلوم</w:t>
      </w:r>
      <w:r w:rsidR="00145D91" w:rsidRPr="00145D91">
        <w:rPr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 xml:space="preserve"> </w:t>
      </w:r>
      <w:r w:rsidR="00145D91" w:rsidRPr="00145D91">
        <w:rPr>
          <w:rFonts w:hint="cs"/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>الفيزيائية</w:t>
      </w:r>
      <w:r w:rsidR="00145D91" w:rsidRPr="00145D91">
        <w:rPr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 xml:space="preserve"> </w:t>
      </w:r>
      <w:r w:rsidR="00145D91" w:rsidRPr="00145D91">
        <w:rPr>
          <w:rFonts w:hint="cs"/>
          <w:b/>
          <w:bCs/>
          <w:i/>
          <w:iCs/>
          <w:sz w:val="28"/>
          <w:szCs w:val="28"/>
          <w:highlight w:val="cyan"/>
          <w:u w:val="single"/>
          <w:rtl/>
          <w:lang w:bidi="ar-DZ"/>
        </w:rPr>
        <w:t>والتكنولوجيا</w:t>
      </w:r>
      <w:r w:rsidR="0033320B">
        <w:rPr>
          <w:rFonts w:hint="cs"/>
          <w:rtl/>
          <w:lang w:bidi="ar-DZ"/>
        </w:rPr>
        <w:t xml:space="preserve">      </w:t>
      </w:r>
      <w:r>
        <w:rPr>
          <w:rFonts w:hint="cs"/>
          <w:rtl/>
          <w:lang w:bidi="ar-DZ"/>
        </w:rPr>
        <w:t xml:space="preserve">       </w:t>
      </w:r>
      <w:proofErr w:type="spellStart"/>
      <w:r w:rsidRPr="0033320B">
        <w:rPr>
          <w:rFonts w:hint="cs"/>
          <w:sz w:val="24"/>
          <w:szCs w:val="24"/>
          <w:rtl/>
          <w:lang w:bidi="ar-DZ"/>
        </w:rPr>
        <w:t>المدة:</w:t>
      </w:r>
      <w:proofErr w:type="spellEnd"/>
      <w:r w:rsidRPr="0033320B">
        <w:rPr>
          <w:rFonts w:hint="cs"/>
          <w:sz w:val="24"/>
          <w:szCs w:val="24"/>
          <w:rtl/>
          <w:lang w:bidi="ar-DZ"/>
        </w:rPr>
        <w:t xml:space="preserve"> ساعة ونصف</w:t>
      </w:r>
    </w:p>
    <w:p w:rsidR="00145D91" w:rsidRDefault="00145D91" w:rsidP="00145D91">
      <w:pPr>
        <w:rPr>
          <w:lang w:bidi="ar-DZ"/>
        </w:rPr>
      </w:pPr>
    </w:p>
    <w:p w:rsidR="002D5EDC" w:rsidRPr="002F6733" w:rsidRDefault="00682505" w:rsidP="0033320B">
      <w:pPr>
        <w:pStyle w:val="Titre1"/>
        <w:tabs>
          <w:tab w:val="left" w:pos="3213"/>
        </w:tabs>
        <w:bidi/>
        <w:spacing w:before="100" w:beforeAutospacing="1"/>
        <w:ind w:left="454"/>
        <w:jc w:val="both"/>
        <w:rPr>
          <w:u w:val="single"/>
          <w:lang w:bidi="ar-DZ"/>
        </w:rPr>
      </w:pPr>
      <w:r>
        <w:rPr>
          <w:rFonts w:hint="cs"/>
          <w:rtl/>
          <w:lang w:bidi="ar-DZ"/>
        </w:rPr>
        <w:t xml:space="preserve"> </w:t>
      </w:r>
      <w:proofErr w:type="gramStart"/>
      <w:r w:rsidRPr="00A27440">
        <w:rPr>
          <w:rFonts w:ascii="Andalus" w:hAnsi="Andalus" w:cs="Andalus"/>
          <w:sz w:val="36"/>
          <w:szCs w:val="36"/>
          <w:rtl/>
          <w:lang w:bidi="ar-DZ"/>
        </w:rPr>
        <w:t>ا</w:t>
      </w:r>
      <w:r w:rsidR="002F6733" w:rsidRPr="00A27440">
        <w:rPr>
          <w:rFonts w:ascii="Andalus" w:hAnsi="Andalus" w:cs="Andalus"/>
          <w:sz w:val="36"/>
          <w:szCs w:val="36"/>
          <w:rtl/>
          <w:lang w:bidi="ar-DZ"/>
        </w:rPr>
        <w:t>لتمرين</w:t>
      </w:r>
      <w:proofErr w:type="gramEnd"/>
      <w:r w:rsidR="002F6733" w:rsidRPr="00A27440">
        <w:rPr>
          <w:rFonts w:ascii="Andalus" w:hAnsi="Andalus" w:cs="Andalus"/>
          <w:sz w:val="36"/>
          <w:szCs w:val="36"/>
          <w:rtl/>
          <w:lang w:bidi="ar-DZ"/>
        </w:rPr>
        <w:t xml:space="preserve"> </w:t>
      </w:r>
      <w:proofErr w:type="spellStart"/>
      <w:r w:rsidR="002F6733" w:rsidRPr="00A27440">
        <w:rPr>
          <w:rFonts w:ascii="Andalus" w:hAnsi="Andalus" w:cs="Andalus"/>
          <w:sz w:val="36"/>
          <w:szCs w:val="36"/>
          <w:rtl/>
          <w:lang w:bidi="ar-DZ"/>
        </w:rPr>
        <w:t>الأول</w:t>
      </w:r>
      <w:r w:rsidR="002F6733">
        <w:rPr>
          <w:rFonts w:hint="cs"/>
          <w:rtl/>
          <w:lang w:bidi="ar-DZ"/>
        </w:rPr>
        <w:t>:</w:t>
      </w:r>
      <w:proofErr w:type="spellEnd"/>
      <w:r w:rsidR="002F6733">
        <w:rPr>
          <w:rFonts w:hint="cs"/>
          <w:rtl/>
          <w:lang w:bidi="ar-DZ"/>
        </w:rPr>
        <w:t>(</w:t>
      </w:r>
      <w:proofErr w:type="spellStart"/>
      <w:r w:rsidR="002F6733">
        <w:rPr>
          <w:rFonts w:hint="cs"/>
          <w:rtl/>
          <w:lang w:bidi="ar-DZ"/>
        </w:rPr>
        <w:t>07</w:t>
      </w:r>
      <w:r w:rsidR="002D5EDC">
        <w:rPr>
          <w:rFonts w:hint="cs"/>
          <w:rtl/>
          <w:lang w:bidi="ar-DZ"/>
        </w:rPr>
        <w:t>ن)</w:t>
      </w:r>
      <w:proofErr w:type="spellEnd"/>
      <w:r w:rsidR="002D5EDC">
        <w:rPr>
          <w:rtl/>
          <w:lang w:bidi="ar-DZ"/>
        </w:rPr>
        <w:tab/>
      </w:r>
    </w:p>
    <w:p w:rsidR="00AC4D71" w:rsidRPr="005E12AE" w:rsidRDefault="00145D91" w:rsidP="00682505">
      <w:pPr>
        <w:pStyle w:val="Paragraphedeliste"/>
        <w:numPr>
          <w:ilvl w:val="0"/>
          <w:numId w:val="1"/>
        </w:numPr>
        <w:bidi/>
        <w:rPr>
          <w:rFonts w:ascii="Times New Roman,Bold" w:cs="Times New Roman,Bold"/>
          <w:sz w:val="32"/>
          <w:szCs w:val="32"/>
          <w:rtl/>
        </w:rPr>
      </w:pPr>
      <w:r w:rsidRPr="00145D91">
        <w:rPr>
          <w:rFonts w:ascii="Times New Roman,Bold" w:cs="Times New Roman,Bold" w:hint="cs"/>
          <w:sz w:val="32"/>
          <w:szCs w:val="32"/>
          <w:rtl/>
        </w:rPr>
        <w:t>صنف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Pr="00145D91">
        <w:rPr>
          <w:rFonts w:ascii="Times New Roman,Bold" w:cs="Times New Roman,Bold" w:hint="cs"/>
          <w:sz w:val="32"/>
          <w:szCs w:val="32"/>
          <w:rtl/>
        </w:rPr>
        <w:t>في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Pr="00145D91">
        <w:rPr>
          <w:rFonts w:ascii="Times New Roman,Bold" w:cs="Times New Roman,Bold" w:hint="cs"/>
          <w:sz w:val="32"/>
          <w:szCs w:val="32"/>
          <w:rtl/>
        </w:rPr>
        <w:t>الجدول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proofErr w:type="spellStart"/>
      <w:r w:rsidRPr="00145D91">
        <w:rPr>
          <w:rFonts w:ascii="Times New Roman,Bold" w:cs="Times New Roman,Bold" w:hint="cs"/>
          <w:sz w:val="32"/>
          <w:szCs w:val="32"/>
          <w:rtl/>
        </w:rPr>
        <w:t>مايلي</w:t>
      </w:r>
      <w:proofErr w:type="spellEnd"/>
      <w:r w:rsidRPr="00145D91">
        <w:rPr>
          <w:rFonts w:ascii="Times New Roman,Bold" w:cs="Times New Roman,Bold"/>
          <w:sz w:val="32"/>
          <w:szCs w:val="32"/>
          <w:rtl/>
        </w:rPr>
        <w:t xml:space="preserve">:  </w:t>
      </w:r>
      <w:r w:rsidRPr="00145D91">
        <w:rPr>
          <w:rFonts w:ascii="Times New Roman,Bold" w:cs="Times New Roman,Bold" w:hint="cs"/>
          <w:sz w:val="32"/>
          <w:szCs w:val="32"/>
          <w:rtl/>
        </w:rPr>
        <w:t>الشمس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–</w:t>
      </w:r>
      <w:r w:rsidRPr="00145D91">
        <w:rPr>
          <w:rFonts w:ascii="Times New Roman,Bold" w:cs="Times New Roman,Bold" w:hint="cs"/>
          <w:sz w:val="32"/>
          <w:szCs w:val="32"/>
          <w:rtl/>
        </w:rPr>
        <w:t>القمر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–</w:t>
      </w:r>
      <w:r w:rsidRPr="00145D91">
        <w:rPr>
          <w:rFonts w:ascii="Times New Roman,Bold" w:cs="Times New Roman,Bold" w:hint="cs"/>
          <w:sz w:val="32"/>
          <w:szCs w:val="32"/>
          <w:rtl/>
        </w:rPr>
        <w:t>بركان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proofErr w:type="spellStart"/>
      <w:r w:rsidRPr="00145D91">
        <w:rPr>
          <w:rFonts w:ascii="Times New Roman,Bold" w:cs="Times New Roman,Bold" w:hint="cs"/>
          <w:sz w:val="32"/>
          <w:szCs w:val="32"/>
          <w:rtl/>
        </w:rPr>
        <w:t>ثائر</w:t>
      </w:r>
      <w:r w:rsidRPr="00145D91">
        <w:rPr>
          <w:rFonts w:ascii="Times New Roman,Bold" w:cs="Times New Roman,Bold"/>
          <w:sz w:val="32"/>
          <w:szCs w:val="32"/>
          <w:rtl/>
        </w:rPr>
        <w:t>-</w:t>
      </w:r>
      <w:proofErr w:type="spellEnd"/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Pr="00145D91">
        <w:rPr>
          <w:rFonts w:ascii="Times New Roman,Bold" w:cs="Times New Roman,Bold" w:hint="cs"/>
          <w:sz w:val="32"/>
          <w:szCs w:val="32"/>
          <w:rtl/>
        </w:rPr>
        <w:t>كوكب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Pr="00145D91">
        <w:rPr>
          <w:rFonts w:ascii="Times New Roman,Bold" w:cs="Times New Roman,Bold" w:hint="cs"/>
          <w:sz w:val="32"/>
          <w:szCs w:val="32"/>
          <w:rtl/>
        </w:rPr>
        <w:t>المريخ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Pr="00145D91">
        <w:rPr>
          <w:rFonts w:ascii="Times New Roman,Bold" w:cs="Times New Roman,Bold"/>
          <w:b/>
          <w:bCs/>
          <w:sz w:val="32"/>
          <w:szCs w:val="32"/>
          <w:rtl/>
        </w:rPr>
        <w:t xml:space="preserve"> </w:t>
      </w:r>
      <w:proofErr w:type="spellStart"/>
      <w:r w:rsidRPr="00145D91">
        <w:rPr>
          <w:rFonts w:ascii="Times New Roman,Bold" w:cs="Times New Roman,Bold"/>
          <w:b/>
          <w:bCs/>
          <w:sz w:val="32"/>
          <w:szCs w:val="32"/>
          <w:rtl/>
        </w:rPr>
        <w:t>-</w:t>
      </w:r>
      <w:proofErr w:type="spellEnd"/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Pr="00145D91">
        <w:rPr>
          <w:rFonts w:ascii="Times New Roman,Bold" w:cs="Times New Roman,Bold" w:hint="cs"/>
          <w:sz w:val="32"/>
          <w:szCs w:val="32"/>
          <w:rtl/>
        </w:rPr>
        <w:t>كرة</w:t>
      </w:r>
      <w:r w:rsidRPr="00145D91">
        <w:rPr>
          <w:rFonts w:ascii="Times New Roman,Bold" w:cs="Times New Roman,Bold"/>
          <w:b/>
          <w:bCs/>
          <w:sz w:val="32"/>
          <w:szCs w:val="32"/>
          <w:rtl/>
        </w:rPr>
        <w:t xml:space="preserve"> </w:t>
      </w:r>
      <w:proofErr w:type="spellStart"/>
      <w:r w:rsidRPr="00145D91">
        <w:rPr>
          <w:rFonts w:ascii="Times New Roman,Bold" w:cs="Times New Roman,Bold"/>
          <w:b/>
          <w:bCs/>
          <w:sz w:val="32"/>
          <w:szCs w:val="32"/>
          <w:rtl/>
        </w:rPr>
        <w:t>-</w:t>
      </w:r>
      <w:proofErr w:type="spellEnd"/>
      <w:r w:rsidRPr="00145D91">
        <w:rPr>
          <w:rFonts w:ascii="Times New Roman,Bold" w:cs="Times New Roman,Bold"/>
          <w:b/>
          <w:bCs/>
          <w:sz w:val="32"/>
          <w:szCs w:val="32"/>
          <w:rtl/>
        </w:rPr>
        <w:t xml:space="preserve">  </w:t>
      </w:r>
      <w:r w:rsidRPr="00145D91">
        <w:rPr>
          <w:rFonts w:ascii="Times New Roman,Bold" w:cs="Times New Roman,Bold" w:hint="cs"/>
          <w:sz w:val="32"/>
          <w:szCs w:val="32"/>
          <w:rtl/>
        </w:rPr>
        <w:t>شعلة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proofErr w:type="spellStart"/>
      <w:r w:rsidRPr="00145D91">
        <w:rPr>
          <w:rFonts w:ascii="Times New Roman,Bold" w:cs="Times New Roman,Bold"/>
          <w:sz w:val="32"/>
          <w:szCs w:val="32"/>
          <w:rtl/>
        </w:rPr>
        <w:t>–</w:t>
      </w:r>
      <w:proofErr w:type="spellEnd"/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ins w:id="0" w:author="MOH" w:date="2018-05-03T08:19:00Z">
        <w:r w:rsidR="00865688">
          <w:rPr>
            <w:rFonts w:ascii="Times New Roman,Bold" w:cs="Times New Roman,Bold"/>
            <w:sz w:val="32"/>
            <w:szCs w:val="32"/>
          </w:rPr>
          <w:t xml:space="preserve">  </w:t>
        </w:r>
      </w:ins>
      <w:r w:rsidRPr="00145D91">
        <w:rPr>
          <w:rFonts w:ascii="Times New Roman,Bold" w:cs="Times New Roman,Bold" w:hint="cs"/>
          <w:sz w:val="32"/>
          <w:szCs w:val="32"/>
          <w:rtl/>
        </w:rPr>
        <w:t>مصباح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Pr="00145D91">
        <w:rPr>
          <w:rFonts w:ascii="Times New Roman,Bold" w:cs="Times New Roman,Bold" w:hint="cs"/>
          <w:sz w:val="32"/>
          <w:szCs w:val="32"/>
          <w:rtl/>
        </w:rPr>
        <w:t>جيب</w:t>
      </w:r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proofErr w:type="spellStart"/>
      <w:r w:rsidRPr="00145D91">
        <w:rPr>
          <w:rFonts w:ascii="Times New Roman,Bold" w:cs="Times New Roman,Bold"/>
          <w:sz w:val="32"/>
          <w:szCs w:val="32"/>
          <w:rtl/>
        </w:rPr>
        <w:t>–</w:t>
      </w:r>
      <w:proofErr w:type="spellEnd"/>
      <w:r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Pr="00145D91">
        <w:rPr>
          <w:rFonts w:ascii="Times New Roman,Bold" w:cs="Times New Roman,Bold" w:hint="cs"/>
          <w:sz w:val="32"/>
          <w:szCs w:val="32"/>
          <w:rtl/>
        </w:rPr>
        <w:t>مرآة</w:t>
      </w:r>
    </w:p>
    <w:tbl>
      <w:tblPr>
        <w:tblStyle w:val="Grilledutableau"/>
        <w:bidiVisual/>
        <w:tblW w:w="0" w:type="auto"/>
        <w:tblInd w:w="616" w:type="dxa"/>
        <w:tblLook w:val="04A0"/>
      </w:tblPr>
      <w:tblGrid>
        <w:gridCol w:w="2165"/>
        <w:gridCol w:w="2655"/>
        <w:gridCol w:w="9"/>
        <w:gridCol w:w="2665"/>
        <w:gridCol w:w="2003"/>
      </w:tblGrid>
      <w:tr w:rsidR="002D5EDC" w:rsidRPr="005E12AE" w:rsidTr="00682505">
        <w:trPr>
          <w:trHeight w:val="380"/>
        </w:trPr>
        <w:tc>
          <w:tcPr>
            <w:tcW w:w="4820" w:type="dxa"/>
            <w:gridSpan w:val="2"/>
          </w:tcPr>
          <w:p w:rsidR="00145D91" w:rsidRPr="00145D91" w:rsidRDefault="00145D91" w:rsidP="00145D91">
            <w:pPr>
              <w:tabs>
                <w:tab w:val="left" w:pos="1018"/>
                <w:tab w:val="center" w:pos="2302"/>
              </w:tabs>
              <w:bidi/>
              <w:rPr>
                <w:rFonts w:ascii="Times New Roman,Bold" w:cs="Times New Roman,Bold"/>
                <w:sz w:val="32"/>
                <w:szCs w:val="32"/>
                <w:rtl/>
              </w:rPr>
            </w:pPr>
            <w:ins w:id="1" w:author="MOH" w:date="2018-05-03T08:15:00Z">
              <w:r w:rsidRPr="00145D91">
                <w:rPr>
                  <w:rFonts w:ascii="Times New Roman,Bold" w:cs="Times New Roman,Bold"/>
                  <w:sz w:val="32"/>
                  <w:szCs w:val="32"/>
                  <w:rtl/>
                </w:rPr>
                <w:tab/>
              </w:r>
              <w:r w:rsidRPr="00145D91">
                <w:rPr>
                  <w:rFonts w:ascii="Times New Roman,Bold" w:cs="Times New Roman,Bold"/>
                  <w:sz w:val="32"/>
                  <w:szCs w:val="32"/>
                  <w:rtl/>
                </w:rPr>
                <w:tab/>
              </w:r>
            </w:ins>
            <w:proofErr w:type="gramStart"/>
            <w:r w:rsidRPr="00145D91">
              <w:rPr>
                <w:rFonts w:ascii="Times New Roman,Bold" w:cs="Times New Roman,Bold" w:hint="cs"/>
                <w:sz w:val="32"/>
                <w:szCs w:val="32"/>
                <w:rtl/>
              </w:rPr>
              <w:t>المضاءة</w:t>
            </w:r>
            <w:proofErr w:type="gramEnd"/>
          </w:p>
        </w:tc>
        <w:tc>
          <w:tcPr>
            <w:tcW w:w="4677" w:type="dxa"/>
            <w:gridSpan w:val="3"/>
          </w:tcPr>
          <w:p w:rsidR="002D5EDC" w:rsidRPr="005E12AE" w:rsidRDefault="00145D91" w:rsidP="002D5EDC">
            <w:pPr>
              <w:bidi/>
              <w:spacing w:after="200" w:line="276" w:lineRule="auto"/>
              <w:jc w:val="center"/>
              <w:rPr>
                <w:rFonts w:ascii="Times New Roman,Bold" w:cs="Times New Roman,Bold"/>
                <w:sz w:val="32"/>
                <w:szCs w:val="32"/>
                <w:rtl/>
              </w:rPr>
            </w:pPr>
            <w:proofErr w:type="gramStart"/>
            <w:r w:rsidRPr="00145D91">
              <w:rPr>
                <w:rFonts w:ascii="Times New Roman,Bold" w:cs="Times New Roman,Bold" w:hint="cs"/>
                <w:sz w:val="32"/>
                <w:szCs w:val="32"/>
                <w:rtl/>
              </w:rPr>
              <w:t>المضيئة</w:t>
            </w:r>
            <w:proofErr w:type="gramEnd"/>
          </w:p>
        </w:tc>
      </w:tr>
      <w:tr w:rsidR="002D5EDC" w:rsidRPr="005E12AE" w:rsidTr="00682505">
        <w:trPr>
          <w:trHeight w:val="380"/>
        </w:trPr>
        <w:tc>
          <w:tcPr>
            <w:tcW w:w="2165" w:type="dxa"/>
          </w:tcPr>
          <w:p w:rsidR="002D5EDC" w:rsidRPr="005E12AE" w:rsidRDefault="00145D91" w:rsidP="002D5EDC">
            <w:pPr>
              <w:bidi/>
              <w:spacing w:after="200" w:line="276" w:lineRule="auto"/>
              <w:jc w:val="center"/>
              <w:rPr>
                <w:rFonts w:ascii="Times New Roman,Bold" w:cs="Times New Roman,Bold"/>
                <w:sz w:val="32"/>
                <w:szCs w:val="32"/>
                <w:rtl/>
              </w:rPr>
            </w:pPr>
            <w:proofErr w:type="gramStart"/>
            <w:r w:rsidRPr="00145D91">
              <w:rPr>
                <w:rFonts w:ascii="Times New Roman,Bold" w:cs="Times New Roman,Bold" w:hint="cs"/>
                <w:sz w:val="32"/>
                <w:szCs w:val="32"/>
                <w:rtl/>
              </w:rPr>
              <w:t>طبيعية</w:t>
            </w:r>
            <w:proofErr w:type="gramEnd"/>
          </w:p>
        </w:tc>
        <w:tc>
          <w:tcPr>
            <w:tcW w:w="2664" w:type="dxa"/>
            <w:gridSpan w:val="2"/>
          </w:tcPr>
          <w:p w:rsidR="002D5EDC" w:rsidRPr="005E12AE" w:rsidRDefault="00145D91" w:rsidP="002D5EDC">
            <w:pPr>
              <w:bidi/>
              <w:spacing w:after="200" w:line="276" w:lineRule="auto"/>
              <w:jc w:val="center"/>
              <w:rPr>
                <w:rFonts w:ascii="Times New Roman,Bold" w:cs="Times New Roman,Bold"/>
                <w:sz w:val="32"/>
                <w:szCs w:val="32"/>
                <w:rtl/>
              </w:rPr>
            </w:pPr>
            <w:proofErr w:type="gramStart"/>
            <w:r w:rsidRPr="00145D91">
              <w:rPr>
                <w:rFonts w:ascii="Times New Roman,Bold" w:cs="Times New Roman,Bold" w:hint="cs"/>
                <w:sz w:val="32"/>
                <w:szCs w:val="32"/>
                <w:rtl/>
              </w:rPr>
              <w:t>صناعية</w:t>
            </w:r>
            <w:proofErr w:type="gramEnd"/>
          </w:p>
        </w:tc>
        <w:tc>
          <w:tcPr>
            <w:tcW w:w="2665" w:type="dxa"/>
          </w:tcPr>
          <w:p w:rsidR="002D5EDC" w:rsidRPr="005E12AE" w:rsidRDefault="00145D91" w:rsidP="002D5EDC">
            <w:pPr>
              <w:bidi/>
              <w:spacing w:after="200" w:line="276" w:lineRule="auto"/>
              <w:jc w:val="center"/>
              <w:rPr>
                <w:rFonts w:ascii="Times New Roman,Bold" w:cs="Times New Roman,Bold"/>
                <w:sz w:val="32"/>
                <w:szCs w:val="32"/>
                <w:rtl/>
              </w:rPr>
            </w:pPr>
            <w:proofErr w:type="gramStart"/>
            <w:r w:rsidRPr="00145D91">
              <w:rPr>
                <w:rFonts w:ascii="Times New Roman,Bold" w:cs="Times New Roman,Bold" w:hint="cs"/>
                <w:sz w:val="32"/>
                <w:szCs w:val="32"/>
                <w:rtl/>
              </w:rPr>
              <w:t>طبيعية</w:t>
            </w:r>
            <w:proofErr w:type="gramEnd"/>
          </w:p>
        </w:tc>
        <w:tc>
          <w:tcPr>
            <w:tcW w:w="2003" w:type="dxa"/>
          </w:tcPr>
          <w:p w:rsidR="002D5EDC" w:rsidRPr="005E12AE" w:rsidRDefault="00145D91" w:rsidP="002D5EDC">
            <w:pPr>
              <w:bidi/>
              <w:spacing w:after="200" w:line="276" w:lineRule="auto"/>
              <w:jc w:val="center"/>
              <w:rPr>
                <w:rFonts w:ascii="Times New Roman,Bold" w:cs="Times New Roman,Bold"/>
                <w:sz w:val="32"/>
                <w:szCs w:val="32"/>
                <w:rtl/>
              </w:rPr>
            </w:pPr>
            <w:proofErr w:type="gramStart"/>
            <w:r w:rsidRPr="00145D91">
              <w:rPr>
                <w:rFonts w:ascii="Times New Roman,Bold" w:cs="Times New Roman,Bold" w:hint="cs"/>
                <w:sz w:val="32"/>
                <w:szCs w:val="32"/>
                <w:rtl/>
              </w:rPr>
              <w:t>صناعية</w:t>
            </w:r>
            <w:proofErr w:type="gramEnd"/>
          </w:p>
        </w:tc>
      </w:tr>
      <w:tr w:rsidR="002D5EDC" w:rsidRPr="005E12AE" w:rsidTr="00682505">
        <w:trPr>
          <w:trHeight w:val="786"/>
        </w:trPr>
        <w:tc>
          <w:tcPr>
            <w:tcW w:w="2165" w:type="dxa"/>
          </w:tcPr>
          <w:p w:rsidR="002D5EDC" w:rsidRPr="005E12AE" w:rsidRDefault="002D5EDC" w:rsidP="002D5EDC">
            <w:pPr>
              <w:bidi/>
              <w:spacing w:after="200" w:line="276" w:lineRule="auto"/>
              <w:rPr>
                <w:rFonts w:ascii="Times New Roman,Bold" w:cs="Times New Roman,Bold"/>
                <w:sz w:val="32"/>
                <w:szCs w:val="32"/>
                <w:rtl/>
              </w:rPr>
            </w:pPr>
          </w:p>
        </w:tc>
        <w:tc>
          <w:tcPr>
            <w:tcW w:w="2664" w:type="dxa"/>
            <w:gridSpan w:val="2"/>
          </w:tcPr>
          <w:p w:rsidR="002D5EDC" w:rsidRPr="005E12AE" w:rsidRDefault="002D5EDC" w:rsidP="002D5EDC">
            <w:pPr>
              <w:bidi/>
              <w:spacing w:after="200" w:line="276" w:lineRule="auto"/>
              <w:rPr>
                <w:rFonts w:ascii="Times New Roman,Bold" w:cs="Times New Roman,Bold"/>
                <w:sz w:val="32"/>
                <w:szCs w:val="32"/>
                <w:rtl/>
              </w:rPr>
            </w:pPr>
          </w:p>
        </w:tc>
        <w:tc>
          <w:tcPr>
            <w:tcW w:w="2665" w:type="dxa"/>
          </w:tcPr>
          <w:p w:rsidR="002D5EDC" w:rsidRPr="005E12AE" w:rsidRDefault="002D5EDC" w:rsidP="002D5EDC">
            <w:pPr>
              <w:bidi/>
              <w:spacing w:after="200" w:line="276" w:lineRule="auto"/>
              <w:rPr>
                <w:rFonts w:ascii="Times New Roman,Bold" w:cs="Times New Roman,Bold"/>
                <w:sz w:val="32"/>
                <w:szCs w:val="32"/>
                <w:rtl/>
              </w:rPr>
            </w:pPr>
          </w:p>
        </w:tc>
        <w:tc>
          <w:tcPr>
            <w:tcW w:w="2003" w:type="dxa"/>
          </w:tcPr>
          <w:p w:rsidR="002D5EDC" w:rsidRPr="005E12AE" w:rsidRDefault="002D5EDC" w:rsidP="002D5EDC">
            <w:pPr>
              <w:bidi/>
              <w:spacing w:after="200" w:line="276" w:lineRule="auto"/>
              <w:rPr>
                <w:rFonts w:ascii="Times New Roman,Bold" w:cs="Times New Roman,Bold"/>
                <w:sz w:val="32"/>
                <w:szCs w:val="32"/>
                <w:rtl/>
              </w:rPr>
            </w:pPr>
          </w:p>
        </w:tc>
      </w:tr>
    </w:tbl>
    <w:p w:rsidR="002D5EDC" w:rsidRDefault="00283571" w:rsidP="002D5EDC">
      <w:pPr>
        <w:pStyle w:val="Paragraphedeliste"/>
        <w:numPr>
          <w:ilvl w:val="0"/>
          <w:numId w:val="1"/>
        </w:numPr>
        <w:bidi/>
        <w:rPr>
          <w:rFonts w:ascii="Times New Roman,Bold" w:cs="Times New Roman,Bold"/>
          <w:sz w:val="36"/>
          <w:szCs w:val="36"/>
        </w:rPr>
      </w:pPr>
      <w:r>
        <w:rPr>
          <w:rFonts w:ascii="Times New Roman,Bold" w:cs="Times New Roman,Bold" w:hint="cs"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left:0;text-align:left;margin-left:98.25pt;margin-top:18.05pt;width:27.65pt;height:12.7pt;flip:x;z-index:251681792;mso-position-horizontal-relative:text;mso-position-vertical-relative:text" o:connectortype="straight">
            <v:stroke endarrow="block"/>
          </v:shape>
        </w:pict>
      </w:r>
      <w:r>
        <w:rPr>
          <w:rFonts w:ascii="Times New Roman,Bold" w:cs="Times New Roman,Bold" w:hint="cs"/>
          <w:noProof/>
          <w:sz w:val="32"/>
          <w:szCs w:val="32"/>
          <w:rtl/>
          <w:lang w:eastAsia="fr-FR"/>
        </w:rPr>
        <w:pict>
          <v:shape id="_x0000_s1039" type="#_x0000_t32" style="position:absolute;left:0;text-align:left;margin-left:297pt;margin-top:20.95pt;width:20.7pt;height:9.8pt;flip:y;z-index:251671552;mso-position-horizontal-relative:text;mso-position-vertical-relative:text" o:connectortype="straight"/>
        </w:pict>
      </w:r>
      <w:r w:rsidR="00145D91" w:rsidRPr="00145D91">
        <w:rPr>
          <w:rFonts w:ascii="Times New Roman,Bold" w:cs="Times New Roman,Bold" w:hint="cs"/>
          <w:sz w:val="32"/>
          <w:szCs w:val="32"/>
          <w:rtl/>
        </w:rPr>
        <w:t>أكمل</w:t>
      </w:r>
      <w:r w:rsidR="00145D91" w:rsidRPr="00145D91">
        <w:rPr>
          <w:rFonts w:ascii="Times New Roman,Bold" w:cs="Times New Roman,Bold"/>
          <w:sz w:val="32"/>
          <w:szCs w:val="32"/>
          <w:rtl/>
        </w:rPr>
        <w:t xml:space="preserve"> </w:t>
      </w:r>
      <w:r w:rsidR="00145D91" w:rsidRPr="00145D91">
        <w:rPr>
          <w:rFonts w:ascii="Times New Roman,Bold" w:cs="Times New Roman,Bold" w:hint="cs"/>
          <w:sz w:val="32"/>
          <w:szCs w:val="32"/>
          <w:rtl/>
        </w:rPr>
        <w:t>الفراغات</w:t>
      </w:r>
      <w:r w:rsidR="002D5EDC">
        <w:rPr>
          <w:rFonts w:ascii="Times New Roman,Bold" w:cs="Times New Roman,Bold" w:hint="cs"/>
          <w:sz w:val="36"/>
          <w:szCs w:val="36"/>
          <w:rtl/>
        </w:rPr>
        <w:t xml:space="preserve"> </w:t>
      </w:r>
    </w:p>
    <w:p w:rsidR="00B25C57" w:rsidRDefault="006135C7" w:rsidP="00B25C57">
      <w:pPr>
        <w:pStyle w:val="Paragraphedeliste"/>
        <w:bidi/>
        <w:ind w:left="810"/>
        <w:rPr>
          <w:rFonts w:ascii="Times New Roman,Bold" w:cs="Times New Roman,Bold"/>
          <w:sz w:val="36"/>
          <w:szCs w:val="36"/>
          <w:rtl/>
        </w:rPr>
      </w:pP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7" type="#_x0000_t32" style="position:absolute;left:0;text-align:left;margin-left:74.65pt;margin-top:20.95pt;width:31.1pt;height:17.9pt;z-index:251679744" o:connectortype="straight"/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8" type="#_x0000_t32" style="position:absolute;left:0;text-align:left;margin-left:74.65pt;margin-top:4.85pt;width:27.65pt;height:16.1pt;flip:y;z-index:251680768" o:connectortype="straight"/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52" type="#_x0000_t32" style="position:absolute;left:0;text-align:left;margin-left:102.3pt;margin-top:19.8pt;width:23.6pt;height:1.15pt;flip:x y;z-index:251683840" o:connectortype="straight">
            <v:stroke endarrow="block"/>
          </v:shape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51" type="#_x0000_t32" style="position:absolute;left:0;text-align:left;margin-left:102.3pt;margin-top:7.75pt;width:23.6pt;height:4.6pt;flip:x;z-index:251682816" o:connectortype="straight">
            <v:stroke endarrow="block"/>
          </v:shape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6" type="#_x0000_t32" style="position:absolute;left:0;text-align:left;margin-left:74.65pt;margin-top:20.95pt;width:27.65pt;height:6.95pt;z-index:251678720" o:connectortype="straight"/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4" type="#_x0000_t32" style="position:absolute;left:0;text-align:left;margin-left:74.65pt;margin-top:11.75pt;width:31.1pt;height:8.05pt;flip:y;z-index:251676672" o:connectortype="straight"/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5" type="#_x0000_t32" style="position:absolute;left:0;text-align:left;margin-left:74.65pt;margin-top:19.8pt;width:31.1pt;height:0;z-index:251677696" o:connectortype="straight"/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0" type="#_x0000_t32" style="position:absolute;left:0;text-align:left;margin-left:301pt;margin-top:7.75pt;width:20.75pt;height:8.6pt;flip:y;z-index:251672576" o:connectortype="straight"/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5" type="#_x0000_t32" style="position:absolute;left:0;text-align:left;margin-left:267.05pt;margin-top:16.35pt;width:33.95pt;height:11.55pt;flip:y;z-index:251667456" o:connectortype="straight">
            <v:stroke endarrow="block"/>
          </v:shape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4" type="#_x0000_t32" style="position:absolute;left:0;text-align:left;margin-left:267.05pt;margin-top:7.75pt;width:29.95pt;height:20.15pt;flip:y;z-index:251666432" o:connectortype="straight">
            <v:stroke endarrow="block"/>
          </v:shape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1" type="#_x0000_t32" style="position:absolute;left:0;text-align:left;margin-left:488.8pt;margin-top:19.8pt;width:22.45pt;height:0;z-index:251663360" o:connectortype="straight"/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0" type="#_x0000_t32" style="position:absolute;left:0;text-align:left;margin-left:488.8pt;margin-top:11.75pt;width:22.45pt;height:0;z-index:251662336" o:connectortype="straight"/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27" type="#_x0000_t32" style="position:absolute;left:0;text-align:left;margin-left:446.75pt;margin-top:19.8pt;width:42.05pt;height:0;z-index:251659264" o:connectortype="straight">
            <v:stroke endarrow="block"/>
          </v:shape>
        </w:pict>
      </w:r>
      <w:r w:rsidR="00283571"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26" type="#_x0000_t32" style="position:absolute;left:0;text-align:left;margin-left:446.75pt;margin-top:11.75pt;width:42.05pt;height:.6pt;flip:y;z-index:251658240" o:connectortype="straight">
            <v:stroke endarrow="block"/>
          </v:shape>
        </w:pict>
      </w:r>
    </w:p>
    <w:p w:rsidR="00B25C57" w:rsidRDefault="00283571" w:rsidP="00B25C57">
      <w:pPr>
        <w:pStyle w:val="Paragraphedeliste"/>
        <w:bidi/>
        <w:ind w:left="810"/>
        <w:rPr>
          <w:rFonts w:ascii="Times New Roman,Bold" w:cs="Times New Roman,Bold"/>
          <w:sz w:val="36"/>
          <w:szCs w:val="36"/>
          <w:rtl/>
        </w:rPr>
      </w:pP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55" type="#_x0000_t32" style="position:absolute;left:0;text-align:left;margin-left:102.3pt;margin-top:15.05pt;width:23.6pt;height:10.9pt;flip:x y;z-index:251685888" o:connectortype="straight">
            <v:stroke endarrow="block"/>
          </v:shape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53" type="#_x0000_t32" style="position:absolute;left:0;text-align:left;margin-left:102.3pt;margin-top:2.95pt;width:23.6pt;height:6.9pt;flip:x y;z-index:251684864" o:connectortype="straight">
            <v:stroke endarrow="block"/>
          </v:shape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3" type="#_x0000_t32" style="position:absolute;left:0;text-align:left;margin-left:267.05pt;margin-top:4.1pt;width:46.65pt;height:38pt;z-index:251675648" o:connectortype="straight"/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2" type="#_x0000_t32" style="position:absolute;left:0;text-align:left;margin-left:297pt;margin-top:15.05pt;width:29.95pt;height:10.9pt;z-index:251674624" o:connectortype="straight"/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41" type="#_x0000_t32" style="position:absolute;left:0;text-align:left;margin-left:297pt;margin-top:2.95pt;width:29.95pt;height:1.15pt;flip:y;z-index:251673600" o:connectortype="straight"/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8" type="#_x0000_t32" style="position:absolute;left:0;text-align:left;margin-left:267.05pt;margin-top:4.1pt;width:25.9pt;height:21.85pt;z-index:251670528" o:connectortype="straight">
            <v:stroke endarrow="block"/>
          </v:shape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7" type="#_x0000_t32" style="position:absolute;left:0;text-align:left;margin-left:267.05pt;margin-top:4.1pt;width:29.95pt;height:10.95pt;z-index:251669504" o:connectortype="straight">
            <v:stroke endarrow="block"/>
          </v:shape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6" type="#_x0000_t32" style="position:absolute;left:0;text-align:left;margin-left:267.05pt;margin-top:4.1pt;width:33.95pt;height:0;z-index:251668480" o:connectortype="straight">
            <v:stroke endarrow="block"/>
          </v:shape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3" type="#_x0000_t32" style="position:absolute;left:0;text-align:left;margin-left:488.8pt;margin-top:9.85pt;width:19pt;height:0;z-index:251665408" o:connectortype="straight"/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32" type="#_x0000_t32" style="position:absolute;left:0;text-align:left;margin-left:488.8pt;margin-top:2.95pt;width:22.45pt;height:0;z-index:251664384" o:connectortype="straight"/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29" type="#_x0000_t32" style="position:absolute;left:0;text-align:left;margin-left:446.75pt;margin-top:9.85pt;width:42.05pt;height:1.15pt;flip:y;z-index:251661312" o:connectortype="straight">
            <v:stroke endarrow="block"/>
          </v:shape>
        </w:pict>
      </w:r>
      <w:r>
        <w:rPr>
          <w:rFonts w:ascii="Times New Roman,Bold" w:cs="Times New Roman,Bold"/>
          <w:noProof/>
          <w:sz w:val="36"/>
          <w:szCs w:val="36"/>
          <w:rtl/>
          <w:lang w:eastAsia="fr-FR"/>
        </w:rPr>
        <w:pict>
          <v:shape id="_x0000_s1028" type="#_x0000_t32" style="position:absolute;left:0;text-align:left;margin-left:446.75pt;margin-top:2.95pt;width:42.05pt;height:1.15pt;flip:y;z-index:251660288" o:connectortype="straight">
            <v:stroke endarrow="block"/>
          </v:shape>
        </w:pict>
      </w:r>
    </w:p>
    <w:p w:rsidR="004C44F6" w:rsidRPr="004C44F6" w:rsidRDefault="004C44F6" w:rsidP="004C44F6">
      <w:pPr>
        <w:pStyle w:val="Paragraphedeliste"/>
        <w:bidi/>
        <w:ind w:left="810"/>
        <w:rPr>
          <w:rFonts w:ascii="Times New Roman,Bold" w:cs="Times New Roman,Bold"/>
          <w:sz w:val="36"/>
          <w:szCs w:val="36"/>
        </w:rPr>
      </w:pPr>
      <w:r>
        <w:rPr>
          <w:rFonts w:ascii="Times New Roman,Bold" w:cs="Times New Roman,Bold"/>
          <w:sz w:val="36"/>
          <w:szCs w:val="36"/>
        </w:rPr>
        <w:t>……………</w:t>
      </w:r>
      <w:r>
        <w:rPr>
          <w:rFonts w:ascii="Times New Roman,Bold" w:cs="Times New Roman,Bold"/>
          <w:sz w:val="36"/>
          <w:szCs w:val="36"/>
        </w:rPr>
        <w:t xml:space="preserve">                              </w:t>
      </w:r>
      <w:r>
        <w:rPr>
          <w:rFonts w:ascii="Times New Roman,Bold" w:cs="Times New Roman,Bold"/>
          <w:sz w:val="36"/>
          <w:szCs w:val="36"/>
        </w:rPr>
        <w:t>…………</w:t>
      </w:r>
      <w:r>
        <w:rPr>
          <w:rFonts w:ascii="Times New Roman,Bold" w:cs="Times New Roman,Bold"/>
          <w:sz w:val="36"/>
          <w:szCs w:val="36"/>
        </w:rPr>
        <w:t xml:space="preserve">.                            </w:t>
      </w:r>
      <w:r>
        <w:rPr>
          <w:rFonts w:ascii="Times New Roman,Bold" w:cs="Times New Roman,Bold"/>
          <w:sz w:val="36"/>
          <w:szCs w:val="36"/>
        </w:rPr>
        <w:t>……………</w:t>
      </w:r>
      <w:r>
        <w:rPr>
          <w:rFonts w:ascii="Times New Roman,Bold" w:cs="Times New Roman,Bold"/>
          <w:sz w:val="36"/>
          <w:szCs w:val="36"/>
        </w:rPr>
        <w:t>.</w:t>
      </w:r>
    </w:p>
    <w:p w:rsidR="00B25C57" w:rsidRDefault="00B25C57" w:rsidP="00A27440">
      <w:pPr>
        <w:pStyle w:val="Titre1"/>
        <w:bidi/>
        <w:spacing w:before="0"/>
        <w:ind w:left="340"/>
        <w:rPr>
          <w:rtl/>
        </w:rPr>
      </w:pPr>
      <w:r w:rsidRPr="00A27440">
        <w:rPr>
          <w:rFonts w:ascii="Andalus" w:hAnsi="Andalus" w:cs="Andalus"/>
          <w:sz w:val="36"/>
          <w:szCs w:val="36"/>
          <w:rtl/>
        </w:rPr>
        <w:t xml:space="preserve">التمرين </w:t>
      </w:r>
      <w:proofErr w:type="gramStart"/>
      <w:r w:rsidRPr="00A27440">
        <w:rPr>
          <w:rFonts w:ascii="Andalus" w:hAnsi="Andalus" w:cs="Andalus"/>
          <w:sz w:val="36"/>
          <w:szCs w:val="36"/>
          <w:rtl/>
        </w:rPr>
        <w:t>الثاني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:</w:t>
      </w:r>
      <w:proofErr w:type="spellEnd"/>
      <w:proofErr w:type="gramEnd"/>
      <w:r>
        <w:rPr>
          <w:rFonts w:hint="cs"/>
          <w:rtl/>
        </w:rPr>
        <w:t xml:space="preserve"> 05(ن</w:t>
      </w:r>
      <w:proofErr w:type="spellStart"/>
      <w:r w:rsidR="008973D4">
        <w:rPr>
          <w:rFonts w:hint="cs"/>
          <w:rtl/>
        </w:rPr>
        <w:t>)</w:t>
      </w:r>
      <w:proofErr w:type="spellEnd"/>
    </w:p>
    <w:p w:rsidR="008973D4" w:rsidRPr="005E12AE" w:rsidRDefault="00145D91" w:rsidP="00682505">
      <w:pPr>
        <w:pStyle w:val="Paragraphedeliste"/>
        <w:bidi/>
        <w:ind w:left="360"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نقوم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بإذابة</w:t>
      </w:r>
      <w:r w:rsidRPr="00145D91">
        <w:rPr>
          <w:rFonts w:asciiTheme="majorBidi" w:hAnsiTheme="majorBidi" w:cstheme="majorBidi"/>
          <w:sz w:val="32"/>
          <w:szCs w:val="32"/>
        </w:rPr>
        <w:t>g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20 من السكر </w:t>
      </w: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في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كأس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بيشر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يحتوي</w:t>
      </w:r>
      <w:r w:rsidRPr="00145D91">
        <w:rPr>
          <w:rFonts w:asciiTheme="majorBidi" w:hAnsiTheme="majorBidi" w:cstheme="majorBidi"/>
          <w:sz w:val="32"/>
          <w:szCs w:val="32"/>
          <w:lang w:bidi="ar-DZ"/>
        </w:rPr>
        <w:t>ml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200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من الماء المقطر </w:t>
      </w:r>
    </w:p>
    <w:p w:rsidR="00C17D2C" w:rsidRPr="005E12AE" w:rsidRDefault="00145D91" w:rsidP="00C17D2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32"/>
          <w:szCs w:val="32"/>
        </w:rPr>
      </w:pP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هذا الخليط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</w:p>
    <w:p w:rsidR="00C17D2C" w:rsidRPr="005E12AE" w:rsidRDefault="00145D91" w:rsidP="00C17D2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كيف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نسمي الماء في هذه الحالة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كيف نسمي السكر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</w:p>
    <w:p w:rsidR="00C17D2C" w:rsidRPr="005E12AE" w:rsidRDefault="00145D91" w:rsidP="00C17D2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كيف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نسمي هذا المحلول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  <w:proofErr w:type="spellEnd"/>
    </w:p>
    <w:p w:rsidR="00C17D2C" w:rsidRPr="005E12AE" w:rsidRDefault="00145D91" w:rsidP="00C17D2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  <w:lang w:bidi="ar-DZ"/>
        </w:rPr>
        <w:t>أحسب</w:t>
      </w:r>
      <w:r w:rsidRPr="00145D9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تركيز هذا المحلول ب   </w:t>
      </w:r>
      <w:r w:rsidRPr="00145D91">
        <w:rPr>
          <w:rFonts w:asciiTheme="majorBidi" w:hAnsiTheme="majorBidi" w:cstheme="majorBidi"/>
          <w:sz w:val="32"/>
          <w:szCs w:val="32"/>
          <w:lang w:bidi="ar-DZ"/>
        </w:rPr>
        <w:t>g/L</w:t>
      </w:r>
    </w:p>
    <w:p w:rsidR="00B965FA" w:rsidRDefault="00B965FA" w:rsidP="00A27440">
      <w:pPr>
        <w:pStyle w:val="Titre1"/>
        <w:bidi/>
        <w:spacing w:before="240"/>
        <w:ind w:left="397"/>
        <w:rPr>
          <w:rtl/>
          <w:lang w:bidi="ar-DZ"/>
        </w:rPr>
      </w:pPr>
      <w:r w:rsidRPr="00A27440">
        <w:rPr>
          <w:rFonts w:ascii="Andalus" w:hAnsi="Andalus" w:cs="Andalus"/>
          <w:sz w:val="36"/>
          <w:szCs w:val="36"/>
          <w:rtl/>
          <w:lang w:bidi="ar-DZ"/>
        </w:rPr>
        <w:t>الوضعية الادماجية</w:t>
      </w:r>
      <w:r>
        <w:rPr>
          <w:rFonts w:hint="cs"/>
          <w:rtl/>
          <w:lang w:bidi="ar-DZ"/>
        </w:rPr>
        <w:t xml:space="preserve"> </w:t>
      </w:r>
      <w:proofErr w:type="spellStart"/>
      <w:r>
        <w:rPr>
          <w:rFonts w:hint="cs"/>
          <w:rtl/>
          <w:lang w:bidi="ar-DZ"/>
        </w:rPr>
        <w:t>:</w:t>
      </w:r>
      <w:proofErr w:type="spellEnd"/>
      <w:r>
        <w:rPr>
          <w:rFonts w:hint="cs"/>
          <w:rtl/>
          <w:lang w:bidi="ar-DZ"/>
        </w:rPr>
        <w:t>(08 ن</w:t>
      </w:r>
      <w:proofErr w:type="spellStart"/>
      <w:r>
        <w:rPr>
          <w:rFonts w:hint="cs"/>
          <w:rtl/>
          <w:lang w:bidi="ar-DZ"/>
        </w:rPr>
        <w:t>)</w:t>
      </w:r>
      <w:proofErr w:type="spellEnd"/>
    </w:p>
    <w:p w:rsidR="00C17D2C" w:rsidRPr="005E12AE" w:rsidRDefault="00145D91" w:rsidP="00682505">
      <w:pPr>
        <w:bidi/>
        <w:ind w:left="454"/>
        <w:rPr>
          <w:rFonts w:asciiTheme="majorBidi" w:hAnsiTheme="majorBidi" w:cstheme="majorBidi"/>
          <w:sz w:val="32"/>
          <w:szCs w:val="32"/>
          <w:rtl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في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أحد الأيام فتحت أم حسام صنبور الحنفية  فوجدت أن الماء ملوث وغير صافي فتعذر عليها </w:t>
      </w:r>
      <w:r w:rsidRPr="00145D91">
        <w:rPr>
          <w:rFonts w:asciiTheme="majorBidi" w:hAnsiTheme="majorBidi" w:cstheme="majorBidi" w:hint="cs"/>
          <w:sz w:val="32"/>
          <w:szCs w:val="32"/>
          <w:rtl/>
        </w:rPr>
        <w:t>استعماله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،فأخبرت ابنها حسام الذي يدرس في السنة الأولى متوسط بهذه المشكلة فقال لها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</w:rPr>
        <w:t>لاعليك</w:t>
      </w:r>
      <w:proofErr w:type="spellEnd"/>
    </w:p>
    <w:p w:rsidR="00B965FA" w:rsidRPr="005E12AE" w:rsidRDefault="00145D91" w:rsidP="00865688">
      <w:pPr>
        <w:bidi/>
        <w:ind w:left="510"/>
        <w:rPr>
          <w:rFonts w:asciiTheme="majorBidi" w:hAnsiTheme="majorBidi" w:cstheme="majorBidi"/>
          <w:sz w:val="32"/>
          <w:szCs w:val="32"/>
          <w:rtl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يا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أمي </w:t>
      </w:r>
      <w:proofErr w:type="gramStart"/>
      <w:r w:rsidRPr="00145D91">
        <w:rPr>
          <w:rFonts w:asciiTheme="majorBidi" w:hAnsiTheme="majorBidi" w:cstheme="majorBidi" w:hint="cs"/>
          <w:sz w:val="32"/>
          <w:szCs w:val="32"/>
          <w:rtl/>
        </w:rPr>
        <w:t>سأقوم</w:t>
      </w:r>
      <w:proofErr w:type="gram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بتصفية لك كمية من الماء </w:t>
      </w:r>
    </w:p>
    <w:p w:rsidR="00B965FA" w:rsidRPr="005E12AE" w:rsidRDefault="00145D91" w:rsidP="00B965FA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32"/>
          <w:szCs w:val="32"/>
        </w:rPr>
      </w:pP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</w:rPr>
        <w:t>إقترح</w:t>
      </w:r>
      <w:proofErr w:type="spell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طريقة تجريبية من أجل تصفية كمية من الماء العكر</w:t>
      </w:r>
    </w:p>
    <w:p w:rsidR="002F6733" w:rsidRPr="005E12AE" w:rsidRDefault="00145D91" w:rsidP="002F6733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32"/>
          <w:szCs w:val="32"/>
        </w:rPr>
      </w:pPr>
      <w:r w:rsidRPr="00145D91">
        <w:rPr>
          <w:rFonts w:asciiTheme="majorBidi" w:hAnsiTheme="majorBidi" w:cstheme="majorBidi" w:hint="cs"/>
          <w:sz w:val="32"/>
          <w:szCs w:val="32"/>
          <w:rtl/>
        </w:rPr>
        <w:t>بين</w:t>
      </w:r>
      <w:r w:rsidRPr="00145D91">
        <w:rPr>
          <w:rFonts w:asciiTheme="majorBidi" w:hAnsiTheme="majorBidi" w:cstheme="majorBidi"/>
          <w:sz w:val="32"/>
          <w:szCs w:val="32"/>
          <w:rtl/>
        </w:rPr>
        <w:t xml:space="preserve"> نوع الخليط المتحصل عليه بعد عملية التصفية . علل إجابتك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  <w:proofErr w:type="spellEnd"/>
    </w:p>
    <w:p w:rsidR="002F6733" w:rsidRPr="005E12AE" w:rsidRDefault="00145D91" w:rsidP="002F6733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32"/>
          <w:szCs w:val="32"/>
        </w:rPr>
      </w:pPr>
      <w:proofErr w:type="gramStart"/>
      <w:r w:rsidRPr="00145D91">
        <w:rPr>
          <w:rFonts w:asciiTheme="majorBidi" w:hAnsiTheme="majorBidi" w:cstheme="majorBidi" w:hint="cs"/>
          <w:sz w:val="32"/>
          <w:szCs w:val="32"/>
          <w:rtl/>
        </w:rPr>
        <w:t>ما</w:t>
      </w:r>
      <w:proofErr w:type="gramEnd"/>
      <w:r w:rsidRPr="00145D91">
        <w:rPr>
          <w:rFonts w:asciiTheme="majorBidi" w:hAnsiTheme="majorBidi" w:cstheme="majorBidi"/>
          <w:sz w:val="32"/>
          <w:szCs w:val="32"/>
          <w:rtl/>
        </w:rPr>
        <w:t xml:space="preserve"> العملية التي يجب أن نستعملها للحصول على الماء النقي </w:t>
      </w:r>
      <w:proofErr w:type="spellStart"/>
      <w:r w:rsidRPr="00145D91">
        <w:rPr>
          <w:rFonts w:asciiTheme="majorBidi" w:hAnsiTheme="majorBidi" w:cstheme="majorBidi" w:hint="cs"/>
          <w:sz w:val="32"/>
          <w:szCs w:val="32"/>
          <w:rtl/>
        </w:rPr>
        <w:t>؟</w:t>
      </w:r>
      <w:proofErr w:type="spellEnd"/>
    </w:p>
    <w:p w:rsidR="002F6733" w:rsidRPr="00865688" w:rsidRDefault="0046201B" w:rsidP="002F6733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36"/>
          <w:szCs w:val="36"/>
        </w:rPr>
      </w:pPr>
      <w:r w:rsidRPr="00865688">
        <w:rPr>
          <w:rFonts w:asciiTheme="majorBidi" w:hAnsiTheme="majorBidi" w:cstheme="majorBidi" w:hint="cs"/>
          <w:sz w:val="36"/>
          <w:szCs w:val="36"/>
          <w:rtl/>
        </w:rPr>
        <w:t>مثل</w:t>
      </w:r>
      <w:r w:rsidRPr="00865688">
        <w:rPr>
          <w:rFonts w:asciiTheme="majorBidi" w:hAnsiTheme="majorBidi" w:cstheme="majorBidi"/>
          <w:sz w:val="36"/>
          <w:szCs w:val="36"/>
          <w:rtl/>
        </w:rPr>
        <w:t xml:space="preserve"> بالنموذج الحبيبي كل من الماء الصافي والماء النقي </w:t>
      </w:r>
      <w:proofErr w:type="spellStart"/>
      <w:r w:rsidRPr="00865688">
        <w:rPr>
          <w:rFonts w:asciiTheme="majorBidi" w:hAnsiTheme="majorBidi" w:cstheme="majorBidi" w:hint="cs"/>
          <w:sz w:val="36"/>
          <w:szCs w:val="36"/>
          <w:rtl/>
        </w:rPr>
        <w:t>؟</w:t>
      </w:r>
      <w:proofErr w:type="spellEnd"/>
    </w:p>
    <w:p w:rsidR="00C17D2C" w:rsidRDefault="00C17D2C" w:rsidP="00C17D2C">
      <w:pPr>
        <w:pStyle w:val="Paragraphedeliste"/>
        <w:bidi/>
        <w:ind w:left="1512"/>
        <w:rPr>
          <w:rFonts w:asciiTheme="majorBidi" w:hAnsiTheme="majorBidi" w:cstheme="majorBidi"/>
          <w:sz w:val="36"/>
          <w:szCs w:val="36"/>
        </w:rPr>
      </w:pPr>
    </w:p>
    <w:p w:rsidR="00145D91" w:rsidRDefault="00145D91" w:rsidP="00145D91">
      <w:pPr>
        <w:pStyle w:val="Paragraphedeliste"/>
        <w:bidi/>
        <w:ind w:left="792"/>
        <w:jc w:val="right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865688" w:rsidRDefault="00865688" w:rsidP="00C17D2C">
      <w:pPr>
        <w:bidi/>
        <w:rPr>
          <w:rFonts w:asciiTheme="majorBidi" w:hAnsiTheme="majorBidi" w:cstheme="majorBidi"/>
          <w:sz w:val="36"/>
          <w:szCs w:val="36"/>
        </w:rPr>
      </w:pPr>
    </w:p>
    <w:p w:rsidR="00C17D2C" w:rsidRPr="00865688" w:rsidRDefault="00865688" w:rsidP="00865688">
      <w:pPr>
        <w:tabs>
          <w:tab w:val="left" w:pos="2643"/>
        </w:tabs>
        <w:bidi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  <w:rtl/>
        </w:rPr>
        <w:tab/>
      </w:r>
    </w:p>
    <w:sectPr w:rsidR="00C17D2C" w:rsidRPr="00865688" w:rsidSect="004C44F6">
      <w:pgSz w:w="11906" w:h="16838"/>
      <w:pgMar w:top="454" w:right="454" w:bottom="454" w:left="454" w:header="0" w:footer="34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6236" w:rsidRDefault="00CF6236" w:rsidP="00D9380A">
      <w:pPr>
        <w:spacing w:after="0" w:line="240" w:lineRule="auto"/>
      </w:pPr>
      <w:r>
        <w:separator/>
      </w:r>
    </w:p>
  </w:endnote>
  <w:endnote w:type="continuationSeparator" w:id="0">
    <w:p w:rsidR="00CF6236" w:rsidRDefault="00CF6236" w:rsidP="00D93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6236" w:rsidRDefault="00CF6236" w:rsidP="00D9380A">
      <w:pPr>
        <w:spacing w:after="0" w:line="240" w:lineRule="auto"/>
      </w:pPr>
      <w:r>
        <w:separator/>
      </w:r>
    </w:p>
  </w:footnote>
  <w:footnote w:type="continuationSeparator" w:id="0">
    <w:p w:rsidR="00CF6236" w:rsidRDefault="00CF6236" w:rsidP="00D938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F7CA5"/>
    <w:multiLevelType w:val="hybridMultilevel"/>
    <w:tmpl w:val="C2C0D02E"/>
    <w:lvl w:ilvl="0" w:tplc="040C000F">
      <w:start w:val="1"/>
      <w:numFmt w:val="decimal"/>
      <w:lvlText w:val="%1.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16E7D1E"/>
    <w:multiLevelType w:val="hybridMultilevel"/>
    <w:tmpl w:val="89A066B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37001"/>
    <w:multiLevelType w:val="multilevel"/>
    <w:tmpl w:val="6914B87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0BB49FF"/>
    <w:multiLevelType w:val="hybridMultilevel"/>
    <w:tmpl w:val="BC8489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D56B02"/>
    <w:multiLevelType w:val="hybridMultilevel"/>
    <w:tmpl w:val="197275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850B91"/>
    <w:multiLevelType w:val="hybridMultilevel"/>
    <w:tmpl w:val="B61A8F06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>
    <w:nsid w:val="616D5D70"/>
    <w:multiLevelType w:val="hybridMultilevel"/>
    <w:tmpl w:val="C94E39BA"/>
    <w:lvl w:ilvl="0" w:tplc="040C0013">
      <w:start w:val="1"/>
      <w:numFmt w:val="upperRoman"/>
      <w:lvlText w:val="%1."/>
      <w:lvlJc w:val="righ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6BDE759A"/>
    <w:multiLevelType w:val="hybridMultilevel"/>
    <w:tmpl w:val="AC9EC36E"/>
    <w:lvl w:ilvl="0" w:tplc="040C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11607"/>
    <w:rsid w:val="00071247"/>
    <w:rsid w:val="00145D91"/>
    <w:rsid w:val="00215006"/>
    <w:rsid w:val="00283571"/>
    <w:rsid w:val="002A2D06"/>
    <w:rsid w:val="002D5EDC"/>
    <w:rsid w:val="002F6733"/>
    <w:rsid w:val="0033320B"/>
    <w:rsid w:val="00377CE9"/>
    <w:rsid w:val="0046201B"/>
    <w:rsid w:val="004C44F6"/>
    <w:rsid w:val="004E6ADD"/>
    <w:rsid w:val="00540917"/>
    <w:rsid w:val="005D4B07"/>
    <w:rsid w:val="005E12AE"/>
    <w:rsid w:val="005E3662"/>
    <w:rsid w:val="006135C7"/>
    <w:rsid w:val="00682505"/>
    <w:rsid w:val="006B7BD4"/>
    <w:rsid w:val="006F5107"/>
    <w:rsid w:val="00752BC6"/>
    <w:rsid w:val="00865688"/>
    <w:rsid w:val="008870C9"/>
    <w:rsid w:val="008973D4"/>
    <w:rsid w:val="008A57CA"/>
    <w:rsid w:val="009657EA"/>
    <w:rsid w:val="009A7FE4"/>
    <w:rsid w:val="00A27440"/>
    <w:rsid w:val="00AC4D71"/>
    <w:rsid w:val="00B25C57"/>
    <w:rsid w:val="00B965FA"/>
    <w:rsid w:val="00C11607"/>
    <w:rsid w:val="00C17D2C"/>
    <w:rsid w:val="00CF6236"/>
    <w:rsid w:val="00D15206"/>
    <w:rsid w:val="00D47201"/>
    <w:rsid w:val="00D75C92"/>
    <w:rsid w:val="00D9380A"/>
    <w:rsid w:val="00DC2E66"/>
    <w:rsid w:val="00E87037"/>
    <w:rsid w:val="00ED2496"/>
    <w:rsid w:val="00F90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  <o:r id="V:Rule16" type="connector" idref="#_x0000_s1033"/>
        <o:r id="V:Rule18" type="connector" idref="#_x0000_s1034"/>
        <o:r id="V:Rule20" type="connector" idref="#_x0000_s1035"/>
        <o:r id="V:Rule22" type="connector" idref="#_x0000_s1036"/>
        <o:r id="V:Rule24" type="connector" idref="#_x0000_s1037"/>
        <o:r id="V:Rule26" type="connector" idref="#_x0000_s1038"/>
        <o:r id="V:Rule28" type="connector" idref="#_x0000_s1039"/>
        <o:r id="V:Rule30" type="connector" idref="#_x0000_s1040"/>
        <o:r id="V:Rule32" type="connector" idref="#_x0000_s1041"/>
        <o:r id="V:Rule34" type="connector" idref="#_x0000_s1042"/>
        <o:r id="V:Rule36" type="connector" idref="#_x0000_s1043"/>
        <o:r id="V:Rule38" type="connector" idref="#_x0000_s1044"/>
        <o:r id="V:Rule40" type="connector" idref="#_x0000_s1045"/>
        <o:r id="V:Rule42" type="connector" idref="#_x0000_s1046"/>
        <o:r id="V:Rule44" type="connector" idref="#_x0000_s1047"/>
        <o:r id="V:Rule46" type="connector" idref="#_x0000_s1048"/>
        <o:r id="V:Rule50" type="connector" idref="#_x0000_s1050"/>
        <o:r id="V:Rule52" type="connector" idref="#_x0000_s1051"/>
        <o:r id="V:Rule54" type="connector" idref="#_x0000_s1052"/>
        <o:r id="V:Rule56" type="connector" idref="#_x0000_s1053"/>
        <o:r id="V:Rule60" type="connector" idref="#_x0000_s105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B07"/>
  </w:style>
  <w:style w:type="paragraph" w:styleId="Titre1">
    <w:name w:val="heading 1"/>
    <w:basedOn w:val="Normal"/>
    <w:next w:val="Normal"/>
    <w:link w:val="Titre1Car"/>
    <w:uiPriority w:val="9"/>
    <w:qFormat/>
    <w:rsid w:val="002D5E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5C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C44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C4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4D7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938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9380A"/>
  </w:style>
  <w:style w:type="paragraph" w:styleId="Pieddepage">
    <w:name w:val="footer"/>
    <w:basedOn w:val="Normal"/>
    <w:link w:val="PieddepageCar"/>
    <w:uiPriority w:val="99"/>
    <w:semiHidden/>
    <w:unhideWhenUsed/>
    <w:rsid w:val="00D938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9380A"/>
  </w:style>
  <w:style w:type="paragraph" w:styleId="Titre">
    <w:name w:val="Title"/>
    <w:basedOn w:val="Normal"/>
    <w:next w:val="Normal"/>
    <w:link w:val="TitreCar"/>
    <w:uiPriority w:val="10"/>
    <w:qFormat/>
    <w:rsid w:val="00D938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938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2D5E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2D5EDC"/>
    <w:pPr>
      <w:ind w:left="720"/>
      <w:contextualSpacing/>
    </w:pPr>
  </w:style>
  <w:style w:type="table" w:styleId="Grilledutableau">
    <w:name w:val="Table Grid"/>
    <w:basedOn w:val="TableauNormal"/>
    <w:uiPriority w:val="59"/>
    <w:rsid w:val="002D5E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B25C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Marquedecommentaire">
    <w:name w:val="annotation reference"/>
    <w:basedOn w:val="Policepardfaut"/>
    <w:uiPriority w:val="99"/>
    <w:semiHidden/>
    <w:unhideWhenUsed/>
    <w:rsid w:val="00B965F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965F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965F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965F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965FA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4C44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C86702-314D-4FDB-91E8-127744F2B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</dc:creator>
  <cp:keywords/>
  <dc:description/>
  <cp:lastModifiedBy>MOH</cp:lastModifiedBy>
  <cp:revision>15</cp:revision>
  <dcterms:created xsi:type="dcterms:W3CDTF">2018-04-30T05:29:00Z</dcterms:created>
  <dcterms:modified xsi:type="dcterms:W3CDTF">2018-05-13T10:27:00Z</dcterms:modified>
</cp:coreProperties>
</file>