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023C" w:rsidRDefault="007502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75023C" w:rsidRDefault="00830FB3">
      <w:pPr>
        <w:tabs>
          <w:tab w:val="center" w:pos="5386"/>
          <w:tab w:val="left" w:pos="8468"/>
        </w:tabs>
        <w:bidi/>
        <w:spacing w:line="240" w:lineRule="auto"/>
        <w:rPr>
          <w:b/>
        </w:rPr>
      </w:pPr>
      <w:r>
        <w:rPr>
          <w:b/>
          <w:rtl/>
        </w:rPr>
        <w:tab/>
        <w:t>الجمهورية الجزائرية الديمقراطية الشعبية</w:t>
      </w:r>
      <w:r>
        <w:rPr>
          <w:b/>
          <w:rtl/>
        </w:rPr>
        <w:tab/>
      </w:r>
    </w:p>
    <w:p w:rsidR="0075023C" w:rsidRDefault="00830FB3">
      <w:pPr>
        <w:bidi/>
        <w:spacing w:line="240" w:lineRule="auto"/>
        <w:rPr>
          <w:b/>
          <w:sz w:val="26"/>
          <w:szCs w:val="26"/>
        </w:rPr>
      </w:pPr>
      <w:r>
        <w:rPr>
          <w:b/>
          <w:i/>
          <w:sz w:val="26"/>
          <w:szCs w:val="26"/>
          <w:u w:val="single"/>
          <w:rtl/>
        </w:rPr>
        <w:t>متوسطة</w:t>
      </w:r>
      <w:r>
        <w:rPr>
          <w:b/>
          <w:sz w:val="26"/>
          <w:szCs w:val="26"/>
          <w:rtl/>
        </w:rPr>
        <w:t xml:space="preserve">: تاغريبت الدراجي -عين ببوش-                                                                              </w:t>
      </w:r>
      <w:r>
        <w:rPr>
          <w:b/>
          <w:i/>
          <w:sz w:val="26"/>
          <w:szCs w:val="26"/>
          <w:u w:val="single"/>
          <w:rtl/>
        </w:rPr>
        <w:t xml:space="preserve">التاريخ </w:t>
      </w:r>
      <w:r>
        <w:rPr>
          <w:b/>
          <w:sz w:val="26"/>
          <w:szCs w:val="26"/>
          <w:rtl/>
        </w:rPr>
        <w:t>: مارس 2024</w:t>
      </w:r>
    </w:p>
    <w:p w:rsidR="0075023C" w:rsidRDefault="00830FB3">
      <w:pPr>
        <w:bidi/>
        <w:spacing w:line="240" w:lineRule="auto"/>
        <w:rPr>
          <w:b/>
          <w:sz w:val="26"/>
          <w:szCs w:val="26"/>
        </w:rPr>
      </w:pPr>
      <w:r>
        <w:rPr>
          <w:b/>
          <w:i/>
          <w:sz w:val="26"/>
          <w:szCs w:val="26"/>
          <w:u w:val="single"/>
          <w:rtl/>
        </w:rPr>
        <w:t>المدة:</w:t>
      </w:r>
      <w:r>
        <w:rPr>
          <w:b/>
          <w:sz w:val="26"/>
          <w:szCs w:val="26"/>
          <w:rtl/>
        </w:rPr>
        <w:t xml:space="preserve"> ساعة و نصف</w:t>
      </w:r>
      <w:r>
        <w:rPr>
          <w:b/>
          <w:sz w:val="26"/>
          <w:szCs w:val="26"/>
          <w:rtl/>
        </w:rPr>
        <w:t xml:space="preserve">                                                                                                           </w:t>
      </w:r>
      <w:r>
        <w:rPr>
          <w:b/>
          <w:i/>
          <w:sz w:val="26"/>
          <w:szCs w:val="26"/>
          <w:u w:val="single"/>
          <w:rtl/>
        </w:rPr>
        <w:t>المستوى</w:t>
      </w:r>
      <w:r>
        <w:rPr>
          <w:b/>
          <w:sz w:val="26"/>
          <w:szCs w:val="26"/>
          <w:rtl/>
        </w:rPr>
        <w:t>: الرابعة متوسط</w:t>
      </w:r>
    </w:p>
    <w:p w:rsidR="0075023C" w:rsidRDefault="00830FB3">
      <w:pPr>
        <w:pBdr>
          <w:top w:val="single" w:sz="4" w:space="1" w:color="000000"/>
          <w:bottom w:val="single" w:sz="4" w:space="1" w:color="000000"/>
        </w:pBdr>
        <w:bidi/>
        <w:spacing w:line="240" w:lineRule="auto"/>
        <w:jc w:val="center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  <w:rtl/>
        </w:rPr>
        <w:t xml:space="preserve">الإختبار الثاني  في مادة العلوم الفيزيائية و التكنولوجيا                                      </w:t>
      </w:r>
    </w:p>
    <w:p w:rsidR="0075023C" w:rsidRDefault="00830FB3">
      <w:pPr>
        <w:bidi/>
        <w:spacing w:line="240" w:lineRule="auto"/>
        <w:rPr>
          <w:rFonts w:ascii="Arial" w:eastAsia="Arial" w:hAnsi="Arial" w:cs="Arial"/>
          <w:b/>
          <w:i/>
          <w:sz w:val="30"/>
          <w:szCs w:val="30"/>
        </w:rPr>
      </w:pPr>
      <w:r>
        <w:rPr>
          <w:rFonts w:ascii="Arial" w:eastAsia="Arial" w:hAnsi="Arial" w:cs="Arial"/>
          <w:b/>
          <w:i/>
          <w:color w:val="000000"/>
          <w:sz w:val="30"/>
          <w:szCs w:val="30"/>
          <w:u w:val="single"/>
          <w:rtl/>
        </w:rPr>
        <w:t>الوضعية الأولى(</w:t>
      </w:r>
      <w:r>
        <w:rPr>
          <w:rFonts w:ascii="Arial" w:eastAsia="Arial" w:hAnsi="Arial" w:cs="Arial"/>
          <w:i/>
          <w:color w:val="000000"/>
          <w:sz w:val="30"/>
          <w:szCs w:val="30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30"/>
          <w:szCs w:val="30"/>
          <w:rtl/>
        </w:rPr>
        <w:t>6ن)</w:t>
      </w:r>
      <w:r>
        <w:rPr>
          <w:rFonts w:ascii="Arial" w:eastAsia="Arial" w:hAnsi="Arial" w:cs="Arial"/>
          <w:b/>
          <w:i/>
          <w:sz w:val="30"/>
          <w:szCs w:val="30"/>
        </w:rPr>
        <w:t xml:space="preserve"> </w:t>
      </w:r>
    </w:p>
    <w:p w:rsidR="0075023C" w:rsidRDefault="00830FB3">
      <w:pPr>
        <w:widowControl w:val="0"/>
        <w:bidi/>
        <w:spacing w:after="0" w:line="360" w:lineRule="auto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8"/>
          <w:szCs w:val="28"/>
          <w:rtl/>
        </w:rPr>
        <w:t xml:space="preserve">يستعمل محلول كبريتات النحاس </w:t>
      </w:r>
      <w:r>
        <w:rPr>
          <w:rFonts w:ascii="Arial" w:eastAsia="Arial" w:hAnsi="Arial" w:cs="Arial"/>
          <w:b/>
          <w:sz w:val="30"/>
          <w:szCs w:val="30"/>
        </w:rPr>
        <w:t>(Cu</w:t>
      </w:r>
      <w:r>
        <w:rPr>
          <w:rFonts w:ascii="Arial" w:eastAsia="Arial" w:hAnsi="Arial" w:cs="Arial"/>
          <w:b/>
          <w:sz w:val="30"/>
          <w:szCs w:val="30"/>
          <w:vertAlign w:val="superscript"/>
        </w:rPr>
        <w:t xml:space="preserve">2+ </w:t>
      </w:r>
      <w:r>
        <w:rPr>
          <w:rFonts w:ascii="Arial" w:eastAsia="Arial" w:hAnsi="Arial" w:cs="Arial"/>
          <w:b/>
          <w:sz w:val="30"/>
          <w:szCs w:val="30"/>
        </w:rPr>
        <w:t>+ SO</w:t>
      </w:r>
      <w:r>
        <w:rPr>
          <w:rFonts w:ascii="Arial" w:eastAsia="Arial" w:hAnsi="Arial" w:cs="Arial"/>
          <w:b/>
          <w:sz w:val="30"/>
          <w:szCs w:val="30"/>
          <w:vertAlign w:val="subscript"/>
        </w:rPr>
        <w:t>4</w:t>
      </w:r>
      <w:r>
        <w:rPr>
          <w:rFonts w:ascii="Arial" w:eastAsia="Arial" w:hAnsi="Arial" w:cs="Arial"/>
          <w:b/>
          <w:sz w:val="28"/>
          <w:szCs w:val="28"/>
          <w:vertAlign w:val="superscript"/>
        </w:rPr>
        <w:t>-2</w:t>
      </w:r>
      <w:r>
        <w:rPr>
          <w:rFonts w:ascii="Arial" w:eastAsia="Arial" w:hAnsi="Arial" w:cs="Arial"/>
          <w:b/>
          <w:sz w:val="30"/>
          <w:szCs w:val="30"/>
        </w:rPr>
        <w:t xml:space="preserve">) </w:t>
      </w:r>
      <w:r>
        <w:rPr>
          <w:rFonts w:ascii="Arial" w:eastAsia="Arial" w:hAnsi="Arial" w:cs="Arial"/>
          <w:b/>
          <w:sz w:val="28"/>
          <w:szCs w:val="28"/>
          <w:rtl/>
        </w:rPr>
        <w:t>ذو اللون الأزرق للقضاء على الطحالب الخضراء التي تنمو على الأسطح الرطبة للمسابح لاحتوائه على شوارد النحاس</w:t>
      </w:r>
      <w:r>
        <w:rPr>
          <w:rFonts w:ascii="Arial" w:eastAsia="Arial" w:hAnsi="Arial" w:cs="Arial"/>
          <w:b/>
          <w:sz w:val="30"/>
          <w:szCs w:val="30"/>
          <w:vertAlign w:val="superscript"/>
        </w:rPr>
        <w:t xml:space="preserve">  +</w:t>
      </w:r>
      <w:r>
        <w:rPr>
          <w:rFonts w:ascii="Arial" w:eastAsia="Arial" w:hAnsi="Arial" w:cs="Arial"/>
          <w:b/>
          <w:sz w:val="30"/>
          <w:szCs w:val="30"/>
        </w:rPr>
        <w:t>Cu</w:t>
      </w:r>
      <w:r>
        <w:rPr>
          <w:rFonts w:ascii="Arial" w:eastAsia="Arial" w:hAnsi="Arial" w:cs="Arial"/>
          <w:b/>
          <w:sz w:val="30"/>
          <w:szCs w:val="30"/>
          <w:vertAlign w:val="superscript"/>
        </w:rPr>
        <w:t xml:space="preserve">2  </w:t>
      </w:r>
      <w:r>
        <w:rPr>
          <w:rFonts w:ascii="Arial" w:eastAsia="Arial" w:hAnsi="Arial" w:cs="Arial"/>
          <w:b/>
          <w:sz w:val="28"/>
          <w:szCs w:val="28"/>
          <w:rtl/>
        </w:rPr>
        <w:t xml:space="preserve">السامة التي تقضي على الطحالب. وضع عامل هذا المحلول في وعاء من معدن الألمنيوم </w:t>
      </w:r>
      <w:r>
        <w:rPr>
          <w:rFonts w:ascii="Arial" w:eastAsia="Arial" w:hAnsi="Arial" w:cs="Arial"/>
          <w:b/>
          <w:sz w:val="28"/>
          <w:szCs w:val="28"/>
        </w:rPr>
        <w:t>Al</w:t>
      </w:r>
      <w:r>
        <w:rPr>
          <w:rFonts w:ascii="Arial" w:eastAsia="Arial" w:hAnsi="Arial" w:cs="Arial"/>
          <w:b/>
          <w:sz w:val="28"/>
          <w:szCs w:val="28"/>
          <w:rtl/>
        </w:rPr>
        <w:t xml:space="preserve"> لإفراغه في المسبح لكنه لاحظ </w:t>
      </w:r>
      <w:r>
        <w:rPr>
          <w:rFonts w:ascii="Arial" w:eastAsia="Arial" w:hAnsi="Arial" w:cs="Arial"/>
          <w:b/>
          <w:sz w:val="28"/>
          <w:szCs w:val="28"/>
          <w:rtl/>
        </w:rPr>
        <w:t xml:space="preserve">لاحقا اختفاء اللون الأزرق للمحلول وظهور طبقة حمراء على الحواف الداخلية للدلو (الوثيقة 01).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-314324</wp:posOffset>
                </wp:positionH>
                <wp:positionV relativeFrom="paragraph">
                  <wp:posOffset>885825</wp:posOffset>
                </wp:positionV>
                <wp:extent cx="2828925" cy="2065917"/>
                <wp:effectExtent l="0" t="0" r="0" b="0"/>
                <wp:wrapNone/>
                <wp:docPr id="114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8925" cy="2065917"/>
                          <a:chOff x="3328875" y="2721000"/>
                          <a:chExt cx="4621775" cy="3275650"/>
                        </a:xfrm>
                      </wpg:grpSpPr>
                      <wps:wsp>
                        <wps:cNvPr id="1" name="Cylindre 1"/>
                        <wps:cNvSpPr/>
                        <wps:spPr>
                          <a:xfrm>
                            <a:off x="4572888" y="3191355"/>
                            <a:ext cx="1546200" cy="1177200"/>
                          </a:xfrm>
                          <a:prstGeom prst="can">
                            <a:avLst>
                              <a:gd name="adj" fmla="val 25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5023C" w:rsidRDefault="0075023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" name="Connecteur droit avec flèche 2"/>
                        <wps:cNvCnPr/>
                        <wps:spPr>
                          <a:xfrm rot="10800000">
                            <a:off x="5346075" y="4055075"/>
                            <a:ext cx="30300" cy="607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" name="Connecteur droit avec flèche 3"/>
                        <wps:cNvCnPr/>
                        <wps:spPr>
                          <a:xfrm>
                            <a:off x="4237188" y="3751155"/>
                            <a:ext cx="335700" cy="28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" name="Connecteur droit avec flèche 4"/>
                        <wps:cNvCnPr/>
                        <wps:spPr>
                          <a:xfrm flipH="1">
                            <a:off x="6044650" y="4080300"/>
                            <a:ext cx="561900" cy="81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3629825" y="3538700"/>
                            <a:ext cx="607500" cy="60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23C" w:rsidRDefault="00830FB3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</w:rPr>
                                <w:t>دلو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</w:rPr>
                                <w:t>من</w:t>
                              </w:r>
                              <w:proofErr w:type="spellEnd"/>
                            </w:p>
                            <w:p w:rsidR="0075023C" w:rsidRDefault="00830FB3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6" name="Zone de texte 6"/>
                        <wps:cNvSpPr txBox="1"/>
                        <wps:spPr>
                          <a:xfrm>
                            <a:off x="6606550" y="3905700"/>
                            <a:ext cx="1017600" cy="3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23C" w:rsidRDefault="00830FB3">
                              <w:pPr>
                                <w:bidi/>
                                <w:spacing w:after="0" w:line="240" w:lineRule="auto"/>
                                <w:jc w:val="center"/>
                                <w:textDirection w:val="tbRl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</w:rPr>
                                <w:t>طبقة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</w:rPr>
                                <w:t>حمراء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4573025" y="4647375"/>
                            <a:ext cx="1653900" cy="41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23C" w:rsidRDefault="00830FB3">
                              <w:pPr>
                                <w:bidi/>
                                <w:spacing w:before="240" w:after="240" w:line="275" w:lineRule="auto"/>
                                <w:ind w:right="-140"/>
                                <w:jc w:val="right"/>
                                <w:textDirection w:val="tbRl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6"/>
                                </w:rPr>
                                <w:t>محلول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</w:rPr>
                                <w:t>(Cu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  <w:vertAlign w:val="superscript"/>
                                </w:rPr>
                                <w:t xml:space="preserve">2+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</w:rPr>
                                <w:t>+ SO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  <w:vertAlign w:val="superscript"/>
                                </w:rPr>
                                <w:t>-2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</w:rPr>
                                <w:t>)</w:t>
                              </w:r>
                            </w:p>
                            <w:p w:rsidR="0075023C" w:rsidRDefault="0075023C">
                              <w:pPr>
                                <w:bidi/>
                                <w:spacing w:after="0" w:line="240" w:lineRule="auto"/>
                                <w:jc w:val="right"/>
                                <w:textDirection w:val="tbRl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8" name="Ellipse 8"/>
                        <wps:cNvSpPr/>
                        <wps:spPr>
                          <a:xfrm>
                            <a:off x="4572900" y="3674550"/>
                            <a:ext cx="1546200" cy="182100"/>
                          </a:xfrm>
                          <a:prstGeom prst="ellipse">
                            <a:avLst/>
                          </a:prstGeom>
                          <a:solidFill>
                            <a:srgbClr val="B7B7B7"/>
                          </a:solidFill>
                          <a:ln w="9525" cap="flat" cmpd="sng">
                            <a:solidFill>
                              <a:srgbClr val="EFEFEF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5023C" w:rsidRDefault="0075023C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Zone de texte 9"/>
                        <wps:cNvSpPr txBox="1"/>
                        <wps:spPr>
                          <a:xfrm>
                            <a:off x="4131000" y="5148650"/>
                            <a:ext cx="2551500" cy="53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23C" w:rsidRDefault="00830FB3">
                              <w:pPr>
                                <w:bidi/>
                                <w:spacing w:after="0" w:line="240" w:lineRule="auto"/>
                                <w:jc w:val="center"/>
                                <w:textDirection w:val="tbRl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000000"/>
                                  <w:sz w:val="38"/>
                                  <w:u w:val="single"/>
                                </w:rPr>
                                <w:t>الوثيقة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000000"/>
                                  <w:sz w:val="38"/>
                                  <w:u w:val="single"/>
                                </w:rPr>
                                <w:t xml:space="preserve"> -01-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0" name="Zone de texte 10"/>
                        <wps:cNvSpPr txBox="1"/>
                        <wps:spPr>
                          <a:xfrm>
                            <a:off x="3333650" y="2725775"/>
                            <a:ext cx="4617000" cy="302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23C" w:rsidRDefault="0075023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333650" y="2725775"/>
                            <a:ext cx="4419600" cy="32661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5023C" w:rsidRDefault="0075023C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885825</wp:posOffset>
                </wp:positionV>
                <wp:extent cx="2828925" cy="2065917"/>
                <wp:effectExtent b="0" l="0" r="0" t="0"/>
                <wp:wrapNone/>
                <wp:docPr id="11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8925" cy="20659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5023C" w:rsidRDefault="00830FB3">
      <w:pPr>
        <w:widowControl w:val="0"/>
        <w:numPr>
          <w:ilvl w:val="0"/>
          <w:numId w:val="4"/>
        </w:numPr>
        <w:bidi/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rtl/>
        </w:rPr>
        <w:t>ماهي الأفراد الكيميائية المسؤولة عن:</w:t>
      </w:r>
    </w:p>
    <w:p w:rsidR="0075023C" w:rsidRDefault="00830FB3">
      <w:pPr>
        <w:widowControl w:val="0"/>
        <w:bidi/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rtl/>
        </w:rPr>
        <w:t xml:space="preserve">- </w:t>
      </w:r>
      <w:r>
        <w:rPr>
          <w:rFonts w:ascii="Arial" w:eastAsia="Arial" w:hAnsi="Arial" w:cs="Arial"/>
          <w:b/>
          <w:sz w:val="28"/>
          <w:szCs w:val="28"/>
          <w:rtl/>
        </w:rPr>
        <w:t xml:space="preserve">اللون الأزرق للمحلول؟                                                                                     </w:t>
      </w:r>
    </w:p>
    <w:p w:rsidR="0075023C" w:rsidRDefault="00830FB3">
      <w:pPr>
        <w:widowControl w:val="0"/>
        <w:bidi/>
        <w:spacing w:after="0" w:line="36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rtl/>
        </w:rPr>
        <w:t>- الطبقة الحمراء الناتجة؟</w:t>
      </w:r>
    </w:p>
    <w:p w:rsidR="0075023C" w:rsidRDefault="00830FB3">
      <w:pPr>
        <w:widowControl w:val="0"/>
        <w:bidi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rtl/>
        </w:rPr>
        <w:t xml:space="preserve">   2.  عبر عن التفاعل الحادث في الدلو بمعادلة كيميائية بالصيغة الشاردية </w:t>
      </w:r>
    </w:p>
    <w:p w:rsidR="0075023C" w:rsidRDefault="00830FB3">
      <w:pPr>
        <w:widowControl w:val="0"/>
        <w:bidi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rtl/>
        </w:rPr>
        <w:t xml:space="preserve">    والاحصائية؟</w:t>
      </w:r>
    </w:p>
    <w:p w:rsidR="0075023C" w:rsidRDefault="00830FB3">
      <w:pPr>
        <w:widowControl w:val="0"/>
        <w:bidi/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rtl/>
        </w:rPr>
        <w:t xml:space="preserve">   3.  سم المحلول الناتج؟ </w:t>
      </w:r>
    </w:p>
    <w:p w:rsidR="0075023C" w:rsidRDefault="00830FB3">
      <w:pPr>
        <w:widowControl w:val="0"/>
        <w:bidi/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rtl/>
        </w:rPr>
        <w:t xml:space="preserve">   4.  ما هو الفرد الكيميائي الذي لم يشارك في التفاعل؟ كيف نكشف عنه؟</w:t>
      </w:r>
    </w:p>
    <w:p w:rsidR="0075023C" w:rsidRDefault="00830FB3">
      <w:pPr>
        <w:widowControl w:val="0"/>
        <w:bidi/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rtl/>
        </w:rPr>
        <w:t xml:space="preserve">   5.  ماذا تقترح على العامل للحفاظ على المحلول حتى لا يطرأ له أي تغيير؟</w:t>
      </w:r>
    </w:p>
    <w:p w:rsidR="0075023C" w:rsidRDefault="0075023C">
      <w:pPr>
        <w:widowControl w:val="0"/>
        <w:bidi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:rsidR="0075023C" w:rsidRDefault="00830FB3">
      <w:pPr>
        <w:bidi/>
        <w:spacing w:line="240" w:lineRule="auto"/>
        <w:rPr>
          <w:rFonts w:ascii="Arial" w:eastAsia="Arial" w:hAnsi="Arial" w:cs="Arial"/>
          <w:b/>
          <w:i/>
          <w:color w:val="000000"/>
          <w:sz w:val="30"/>
          <w:szCs w:val="30"/>
        </w:rPr>
      </w:pPr>
      <w:r>
        <w:rPr>
          <w:rFonts w:ascii="Arial" w:eastAsia="Arial" w:hAnsi="Arial" w:cs="Arial"/>
          <w:b/>
          <w:i/>
          <w:color w:val="000000"/>
          <w:sz w:val="30"/>
          <w:szCs w:val="30"/>
          <w:u w:val="single"/>
          <w:rtl/>
        </w:rPr>
        <w:t>الوضعية الثانية(</w:t>
      </w:r>
      <w:r>
        <w:rPr>
          <w:rFonts w:ascii="Arial" w:eastAsia="Arial" w:hAnsi="Arial" w:cs="Arial"/>
          <w:b/>
          <w:i/>
          <w:color w:val="000000"/>
          <w:sz w:val="30"/>
          <w:szCs w:val="30"/>
          <w:rtl/>
        </w:rPr>
        <w:t xml:space="preserve"> 6ن)</w:t>
      </w:r>
    </w:p>
    <w:p w:rsidR="0075023C" w:rsidRDefault="00830FB3">
      <w:pPr>
        <w:pBdr>
          <w:top w:val="nil"/>
          <w:left w:val="nil"/>
          <w:bottom w:val="nil"/>
          <w:right w:val="nil"/>
          <w:between w:val="nil"/>
        </w:pBdr>
        <w:tabs>
          <w:tab w:val="right" w:pos="140"/>
        </w:tabs>
        <w:bidi/>
        <w:spacing w:line="240" w:lineRule="auto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  <w:rtl/>
        </w:rPr>
        <w:t xml:space="preserve"> صندوق صغي</w:t>
      </w:r>
      <w:r>
        <w:rPr>
          <w:rFonts w:ascii="Arial" w:eastAsia="Arial" w:hAnsi="Arial" w:cs="Arial"/>
          <w:b/>
          <w:sz w:val="28"/>
          <w:szCs w:val="28"/>
          <w:rtl/>
        </w:rPr>
        <w:t xml:space="preserve">ر </w:t>
      </w:r>
      <w:r>
        <w:rPr>
          <w:rFonts w:ascii="Arial" w:eastAsia="Arial" w:hAnsi="Arial" w:cs="Arial"/>
          <w:b/>
          <w:color w:val="000000"/>
          <w:sz w:val="28"/>
          <w:szCs w:val="28"/>
        </w:rPr>
        <w:t>(S</w:t>
      </w:r>
      <w:r>
        <w:rPr>
          <w:rFonts w:ascii="Arial" w:eastAsia="Arial" w:hAnsi="Arial" w:cs="Arial"/>
          <w:b/>
          <w:color w:val="000000"/>
          <w:sz w:val="28"/>
          <w:szCs w:val="28"/>
          <w:rtl/>
        </w:rPr>
        <w:t xml:space="preserve">) في حالة توازن كتلته </w:t>
      </w:r>
      <w:r>
        <w:rPr>
          <w:rFonts w:ascii="Arial" w:eastAsia="Arial" w:hAnsi="Arial" w:cs="Arial"/>
          <w:b/>
          <w:color w:val="000000"/>
          <w:sz w:val="28"/>
          <w:szCs w:val="28"/>
        </w:rPr>
        <w:t>m=</w:t>
      </w:r>
      <w:r>
        <w:rPr>
          <w:rFonts w:ascii="Arial" w:eastAsia="Arial" w:hAnsi="Arial" w:cs="Arial"/>
          <w:b/>
          <w:sz w:val="28"/>
          <w:szCs w:val="28"/>
        </w:rPr>
        <w:t>0</w:t>
      </w:r>
      <w:r>
        <w:rPr>
          <w:rFonts w:ascii="Arial" w:eastAsia="Arial" w:hAnsi="Arial" w:cs="Arial"/>
          <w:b/>
          <w:color w:val="000000"/>
          <w:sz w:val="28"/>
          <w:szCs w:val="28"/>
        </w:rPr>
        <w:t>,</w:t>
      </w:r>
      <w:r>
        <w:rPr>
          <w:rFonts w:ascii="Arial" w:eastAsia="Arial" w:hAnsi="Arial" w:cs="Arial"/>
          <w:b/>
          <w:sz w:val="28"/>
          <w:szCs w:val="28"/>
        </w:rPr>
        <w:t>2</w:t>
      </w:r>
      <w:r>
        <w:rPr>
          <w:rFonts w:ascii="Arial" w:eastAsia="Arial" w:hAnsi="Arial" w:cs="Arial"/>
          <w:b/>
          <w:color w:val="000000"/>
          <w:sz w:val="28"/>
          <w:szCs w:val="28"/>
        </w:rPr>
        <w:t>Kg</w:t>
      </w:r>
      <w:r>
        <w:rPr>
          <w:rFonts w:ascii="Arial" w:eastAsia="Arial" w:hAnsi="Arial" w:cs="Arial"/>
          <w:b/>
          <w:color w:val="000000"/>
          <w:sz w:val="28"/>
          <w:szCs w:val="28"/>
          <w:rtl/>
        </w:rPr>
        <w:t xml:space="preserve"> موضوع في وضعيتين مختلفتين كما هو موضح في الوثيقة </w:t>
      </w:r>
      <w:r>
        <w:rPr>
          <w:rFonts w:ascii="Arial" w:eastAsia="Arial" w:hAnsi="Arial" w:cs="Arial"/>
          <w:b/>
          <w:sz w:val="28"/>
          <w:szCs w:val="28"/>
        </w:rPr>
        <w:t>-</w:t>
      </w:r>
      <w:r>
        <w:rPr>
          <w:rFonts w:ascii="Arial" w:eastAsia="Arial" w:hAnsi="Arial" w:cs="Arial"/>
          <w:b/>
          <w:color w:val="000000"/>
          <w:sz w:val="28"/>
          <w:szCs w:val="28"/>
        </w:rPr>
        <w:t>2-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406400</wp:posOffset>
                </wp:positionV>
                <wp:extent cx="1438910" cy="1323975"/>
                <wp:effectExtent l="0" t="0" r="0" b="0"/>
                <wp:wrapNone/>
                <wp:docPr id="111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910" cy="1323975"/>
                          <a:chOff x="4626525" y="3098950"/>
                          <a:chExt cx="1445300" cy="1381150"/>
                        </a:xfrm>
                      </wpg:grpSpPr>
                      <wpg:grpSp>
                        <wpg:cNvPr id="12" name="Groupe 12"/>
                        <wpg:cNvGrpSpPr/>
                        <wpg:grpSpPr>
                          <a:xfrm>
                            <a:off x="4626545" y="3118013"/>
                            <a:ext cx="1438910" cy="1323975"/>
                            <a:chOff x="5368" y="9838"/>
                            <a:chExt cx="2266" cy="2085"/>
                          </a:xfrm>
                        </wpg:grpSpPr>
                        <wps:wsp>
                          <wps:cNvPr id="13" name="Rectangle 13"/>
                          <wps:cNvSpPr/>
                          <wps:spPr>
                            <a:xfrm>
                              <a:off x="5368" y="9838"/>
                              <a:ext cx="2250" cy="2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23C" w:rsidRDefault="0075023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" name="Groupe 14"/>
                          <wpg:cNvGrpSpPr/>
                          <wpg:grpSpPr>
                            <a:xfrm>
                              <a:off x="6666" y="9838"/>
                              <a:ext cx="968" cy="1312"/>
                              <a:chOff x="6666" y="9838"/>
                              <a:chExt cx="968" cy="1312"/>
                            </a:xfrm>
                          </wpg:grpSpPr>
                          <wpg:grpSp>
                            <wpg:cNvPr id="15" name="Groupe 15"/>
                            <wpg:cNvGrpSpPr/>
                            <wpg:grpSpPr>
                              <a:xfrm>
                                <a:off x="6666" y="10458"/>
                                <a:ext cx="968" cy="692"/>
                                <a:chOff x="9232" y="10735"/>
                                <a:chExt cx="968" cy="692"/>
                              </a:xfrm>
                            </wpg:grpSpPr>
                            <wpg:grpSp>
                              <wpg:cNvPr id="16" name="Groupe 16"/>
                              <wpg:cNvGrpSpPr/>
                              <wpg:grpSpPr>
                                <a:xfrm>
                                  <a:off x="9232" y="10735"/>
                                  <a:ext cx="968" cy="692"/>
                                  <a:chOff x="9232" y="10735"/>
                                  <a:chExt cx="968" cy="692"/>
                                </a:xfrm>
                              </wpg:grpSpPr>
                              <wpg:grpSp>
                                <wpg:cNvPr id="17" name="Groupe 17"/>
                                <wpg:cNvGrpSpPr/>
                                <wpg:grpSpPr>
                                  <a:xfrm>
                                    <a:off x="9232" y="10735"/>
                                    <a:ext cx="968" cy="692"/>
                                    <a:chOff x="9232" y="10735"/>
                                    <a:chExt cx="968" cy="692"/>
                                  </a:xfrm>
                                </wpg:grpSpPr>
                                <wpg:grpSp>
                                  <wpg:cNvPr id="18" name="Groupe 18"/>
                                  <wpg:cNvGrpSpPr/>
                                  <wpg:grpSpPr>
                                    <a:xfrm>
                                      <a:off x="9232" y="10735"/>
                                      <a:ext cx="968" cy="692"/>
                                      <a:chOff x="9232" y="10735"/>
                                      <a:chExt cx="968" cy="692"/>
                                    </a:xfrm>
                                  </wpg:grpSpPr>
                                  <wps:wsp>
                                    <wps:cNvPr id="19" name="Rectangle 19"/>
                                    <wps:cNvSpPr/>
                                    <wps:spPr>
                                      <a:xfrm>
                                        <a:off x="9232" y="10747"/>
                                        <a:ext cx="968" cy="66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:rsidR="0075023C" w:rsidRDefault="0075023C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20" name="Groupe 20"/>
                                    <wpg:cNvGrpSpPr/>
                                    <wpg:grpSpPr>
                                      <a:xfrm>
                                        <a:off x="9384" y="10735"/>
                                        <a:ext cx="684" cy="692"/>
                                        <a:chOff x="9384" y="10747"/>
                                        <a:chExt cx="684" cy="692"/>
                                      </a:xfrm>
                                    </wpg:grpSpPr>
                                    <wps:wsp>
                                      <wps:cNvPr id="21" name="Connecteur droit avec flèche 21"/>
                                      <wps:cNvCnPr/>
                                      <wps:spPr>
                                        <a:xfrm>
                                          <a:off x="10068" y="10747"/>
                                          <a:ext cx="0" cy="692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270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22" name="Connecteur droit avec flèche 22"/>
                                      <wps:cNvCnPr/>
                                      <wps:spPr>
                                        <a:xfrm>
                                          <a:off x="9384" y="10747"/>
                                          <a:ext cx="0" cy="692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270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23" name="Connecteur droit avec flèche 23"/>
                                  <wps:cNvCnPr/>
                                  <wps:spPr>
                                    <a:xfrm>
                                      <a:off x="9384" y="10886"/>
                                      <a:ext cx="684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24" name="Connecteur droit avec flèche 24"/>
                                  <wps:cNvCnPr/>
                                  <wps:spPr>
                                    <a:xfrm>
                                      <a:off x="9372" y="11030"/>
                                      <a:ext cx="684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25" name="Connecteur droit avec flèche 25"/>
                                <wps:cNvCnPr/>
                                <wps:spPr>
                                  <a:xfrm>
                                    <a:off x="9372" y="11162"/>
                                    <a:ext cx="68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6" name="Connecteur droit avec flèche 26"/>
                              <wps:cNvCnPr/>
                              <wps:spPr>
                                <a:xfrm>
                                  <a:off x="9372" y="11294"/>
                                  <a:ext cx="68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7" name="Connecteur droit avec flèche 27"/>
                            <wps:cNvCnPr/>
                            <wps:spPr>
                              <a:xfrm rot="10800000">
                                <a:off x="7142" y="9838"/>
                                <a:ext cx="0" cy="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8" name="Connecteur droit avec flèche 28"/>
                          <wps:cNvCnPr/>
                          <wps:spPr>
                            <a:xfrm rot="10800000">
                              <a:off x="6094" y="9838"/>
                              <a:ext cx="1352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9" name="Connecteur droit avec flèche 29"/>
                          <wps:cNvCnPr/>
                          <wps:spPr>
                            <a:xfrm>
                              <a:off x="6094" y="9838"/>
                              <a:ext cx="0" cy="2085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0" name="Connecteur droit avec flèche 30"/>
                          <wps:cNvCnPr/>
                          <wps:spPr>
                            <a:xfrm>
                              <a:off x="5368" y="11923"/>
                              <a:ext cx="2134" cy="0"/>
                            </a:xfrm>
                            <a:prstGeom prst="straightConnector1">
                              <a:avLst/>
                            </a:prstGeom>
                            <a:noFill/>
                            <a:ln w="762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406400</wp:posOffset>
                </wp:positionV>
                <wp:extent cx="1438910" cy="1323975"/>
                <wp:effectExtent b="0" l="0" r="0" t="0"/>
                <wp:wrapNone/>
                <wp:docPr id="11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910" cy="1323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5023C" w:rsidRDefault="00830FB3">
      <w:pPr>
        <w:bidi/>
        <w:spacing w:line="240" w:lineRule="auto"/>
        <w:rPr>
          <w:rFonts w:ascii="Simplified Arabic" w:eastAsia="Simplified Arabic" w:hAnsi="Simplified Arabic" w:cs="Simplified Arabic"/>
          <w:b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753225" cy="1573547"/>
                <wp:effectExtent l="0" t="0" r="0" b="0"/>
                <wp:wrapNone/>
                <wp:docPr id="109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5" cy="1573547"/>
                          <a:chOff x="2084950" y="2923950"/>
                          <a:chExt cx="6522100" cy="1712825"/>
                        </a:xfrm>
                      </wpg:grpSpPr>
                      <wpg:grpSp>
                        <wpg:cNvPr id="31" name="Groupe 31"/>
                        <wpg:cNvGrpSpPr/>
                        <wpg:grpSpPr>
                          <a:xfrm>
                            <a:off x="2084958" y="2926560"/>
                            <a:ext cx="6522085" cy="1706880"/>
                            <a:chOff x="894" y="3415"/>
                            <a:chExt cx="3964" cy="2364"/>
                          </a:xfrm>
                        </wpg:grpSpPr>
                        <wps:wsp>
                          <wps:cNvPr id="32" name="Rectangle 32"/>
                          <wps:cNvSpPr/>
                          <wps:spPr>
                            <a:xfrm>
                              <a:off x="894" y="3415"/>
                              <a:ext cx="3950" cy="2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23C" w:rsidRDefault="0075023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Connecteur droit avec flèche 33"/>
                          <wps:cNvCnPr/>
                          <wps:spPr>
                            <a:xfrm>
                              <a:off x="914" y="3418"/>
                              <a:ext cx="394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ash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4" name="Connecteur droit avec flèche 34"/>
                          <wps:cNvCnPr/>
                          <wps:spPr>
                            <a:xfrm>
                              <a:off x="894" y="5777"/>
                              <a:ext cx="394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ash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5" name="Connecteur droit avec flèche 35"/>
                          <wps:cNvCnPr/>
                          <wps:spPr>
                            <a:xfrm>
                              <a:off x="922" y="3422"/>
                              <a:ext cx="1" cy="2357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ash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6" name="Connecteur droit avec flèche 36"/>
                          <wps:cNvCnPr/>
                          <wps:spPr>
                            <a:xfrm>
                              <a:off x="4815" y="3415"/>
                              <a:ext cx="1" cy="2357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dash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7" name="Zone de texte 37"/>
                        <wps:cNvSpPr txBox="1"/>
                        <wps:spPr>
                          <a:xfrm flipH="1">
                            <a:off x="6955950" y="3781699"/>
                            <a:ext cx="394800" cy="37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23C" w:rsidRDefault="00830FB3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38" name="Zone de texte 38"/>
                        <wps:cNvSpPr txBox="1"/>
                        <wps:spPr>
                          <a:xfrm>
                            <a:off x="2338875" y="3569075"/>
                            <a:ext cx="1078200" cy="37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5023C" w:rsidRDefault="00830FB3">
                              <w:pPr>
                                <w:bidi/>
                                <w:spacing w:after="0" w:line="240" w:lineRule="auto"/>
                                <w:jc w:val="center"/>
                                <w:textDirection w:val="tbRl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000000"/>
                                  <w:sz w:val="28"/>
                                  <w:u w:val="single"/>
                                </w:rPr>
                                <w:t>الوثيقة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000000"/>
                                  <w:sz w:val="28"/>
                                  <w:u w:val="single"/>
                                </w:rPr>
                                <w:t xml:space="preserve"> -2-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753225" cy="1573547"/>
                <wp:effectExtent b="0" l="0" r="0" t="0"/>
                <wp:wrapNone/>
                <wp:docPr id="10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3225" cy="15735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1917700</wp:posOffset>
                </wp:positionH>
                <wp:positionV relativeFrom="paragraph">
                  <wp:posOffset>228600</wp:posOffset>
                </wp:positionV>
                <wp:extent cx="1280160" cy="1090930"/>
                <wp:effectExtent l="0" t="0" r="0" b="0"/>
                <wp:wrapNone/>
                <wp:docPr id="108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0" cy="1090930"/>
                          <a:chOff x="4705900" y="3227075"/>
                          <a:chExt cx="1287425" cy="1098400"/>
                        </a:xfrm>
                      </wpg:grpSpPr>
                      <wpg:grpSp>
                        <wpg:cNvPr id="39" name="Groupe 39"/>
                        <wpg:cNvGrpSpPr/>
                        <wpg:grpSpPr>
                          <a:xfrm>
                            <a:off x="4705920" y="3234535"/>
                            <a:ext cx="1280160" cy="1090930"/>
                            <a:chOff x="3604" y="10241"/>
                            <a:chExt cx="2016" cy="1718"/>
                          </a:xfrm>
                        </wpg:grpSpPr>
                        <wps:wsp>
                          <wps:cNvPr id="40" name="Rectangle 40"/>
                          <wps:cNvSpPr/>
                          <wps:spPr>
                            <a:xfrm>
                              <a:off x="3604" y="10241"/>
                              <a:ext cx="2000" cy="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5023C" w:rsidRDefault="0075023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1" name="Groupe 41"/>
                          <wpg:cNvGrpSpPr/>
                          <wpg:grpSpPr>
                            <a:xfrm>
                              <a:off x="3604" y="10241"/>
                              <a:ext cx="2016" cy="1718"/>
                              <a:chOff x="3604" y="10241"/>
                              <a:chExt cx="2016" cy="1718"/>
                            </a:xfrm>
                          </wpg:grpSpPr>
                          <wpg:grpSp>
                            <wpg:cNvPr id="42" name="Groupe 42"/>
                            <wpg:cNvGrpSpPr/>
                            <wpg:grpSpPr>
                              <a:xfrm>
                                <a:off x="3604" y="10241"/>
                                <a:ext cx="2016" cy="1718"/>
                                <a:chOff x="3604" y="10241"/>
                                <a:chExt cx="2016" cy="1718"/>
                              </a:xfrm>
                            </wpg:grpSpPr>
                            <wpg:grpSp>
                              <wpg:cNvPr id="43" name="Groupe 43"/>
                              <wpg:cNvGrpSpPr/>
                              <wpg:grpSpPr>
                                <a:xfrm>
                                  <a:off x="3604" y="10789"/>
                                  <a:ext cx="2016" cy="1170"/>
                                  <a:chOff x="3064" y="10765"/>
                                  <a:chExt cx="2016" cy="1170"/>
                                </a:xfrm>
                              </wpg:grpSpPr>
                              <wpg:grpSp>
                                <wpg:cNvPr id="44" name="Groupe 44"/>
                                <wpg:cNvGrpSpPr/>
                                <wpg:grpSpPr>
                                  <a:xfrm>
                                    <a:off x="3064" y="10765"/>
                                    <a:ext cx="2016" cy="1146"/>
                                    <a:chOff x="3064" y="10765"/>
                                    <a:chExt cx="2016" cy="1146"/>
                                  </a:xfrm>
                                </wpg:grpSpPr>
                                <wps:wsp>
                                  <wps:cNvPr id="45" name="Connecteur droit avec flèche 45"/>
                                  <wps:cNvCnPr/>
                                  <wps:spPr>
                                    <a:xfrm>
                                      <a:off x="3156" y="10765"/>
                                      <a:ext cx="1924" cy="113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46" name="Connecteur droit avec flèche 46"/>
                                  <wps:cNvCnPr/>
                                  <wps:spPr>
                                    <a:xfrm rot="10800000">
                                      <a:off x="3064" y="11911"/>
                                      <a:ext cx="201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47" name="Forme libre : forme 47"/>
                                <wps:cNvSpPr/>
                                <wps:spPr>
                                  <a:xfrm flipH="1">
                                    <a:off x="4315" y="11510"/>
                                    <a:ext cx="143" cy="4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600" h="21600" fill="none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w="21600" h="2160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75023C" w:rsidRDefault="0075023C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g:grpSp>
                              <wpg:cNvPr id="48" name="Groupe 48"/>
                              <wpg:cNvGrpSpPr/>
                              <wpg:grpSpPr>
                                <a:xfrm>
                                  <a:off x="4423" y="10625"/>
                                  <a:ext cx="1175" cy="1041"/>
                                  <a:chOff x="4147" y="10325"/>
                                  <a:chExt cx="1175" cy="1041"/>
                                </a:xfrm>
                              </wpg:grpSpPr>
                              <wps:wsp>
                                <wps:cNvPr id="49" name="Connecteur droit avec flèche 49"/>
                                <wps:cNvCnPr/>
                                <wps:spPr>
                                  <a:xfrm>
                                    <a:off x="4147" y="10877"/>
                                    <a:ext cx="851" cy="48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50" name="Connecteur droit avec flèche 50"/>
                                <wps:cNvCnPr/>
                                <wps:spPr>
                                  <a:xfrm>
                                    <a:off x="4471" y="10325"/>
                                    <a:ext cx="851" cy="48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51" name="Connecteur droit avec flèche 51"/>
                                <wps:cNvCnPr/>
                                <wps:spPr>
                                  <a:xfrm rot="10800000" flipH="1">
                                    <a:off x="4147" y="10325"/>
                                    <a:ext cx="324" cy="55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52" name="Connecteur droit avec flèche 52"/>
                                <wps:cNvCnPr/>
                                <wps:spPr>
                                  <a:xfrm rot="10800000" flipH="1">
                                    <a:off x="4987" y="10793"/>
                                    <a:ext cx="324" cy="55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53" name="Connecteur droit avec flèche 53"/>
                              <wps:cNvCnPr/>
                              <wps:spPr>
                                <a:xfrm rot="10800000" flipH="1">
                                  <a:off x="3778" y="10241"/>
                                  <a:ext cx="357" cy="58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54" name="Connecteur droit avec flèche 54"/>
                              <wps:cNvCnPr/>
                              <wps:spPr>
                                <a:xfrm rot="10800000">
                                  <a:off x="3951" y="10541"/>
                                  <a:ext cx="645" cy="33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55" name="Groupe 55"/>
                            <wpg:cNvGrpSpPr/>
                            <wpg:grpSpPr>
                              <a:xfrm>
                                <a:off x="4568" y="10720"/>
                                <a:ext cx="869" cy="814"/>
                                <a:chOff x="4568" y="10720"/>
                                <a:chExt cx="869" cy="814"/>
                              </a:xfrm>
                            </wpg:grpSpPr>
                            <wps:wsp>
                              <wps:cNvPr id="56" name="Connecteur droit avec flèche 56"/>
                              <wps:cNvCnPr/>
                              <wps:spPr>
                                <a:xfrm flipH="1">
                                  <a:off x="5138" y="11029"/>
                                  <a:ext cx="299" cy="5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57" name="Connecteur droit avec flèche 57"/>
                              <wps:cNvCnPr/>
                              <wps:spPr>
                                <a:xfrm flipH="1">
                                  <a:off x="4568" y="10720"/>
                                  <a:ext cx="299" cy="5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s:wsp>
                          <wps:cNvPr id="58" name="Connecteur droit avec flèche 58"/>
                          <wps:cNvCnPr/>
                          <wps:spPr>
                            <a:xfrm>
                              <a:off x="4807" y="10813"/>
                              <a:ext cx="550" cy="30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9" name="Connecteur droit avec flèche 59"/>
                          <wps:cNvCnPr/>
                          <wps:spPr>
                            <a:xfrm>
                              <a:off x="4747" y="10933"/>
                              <a:ext cx="540" cy="294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" name="Connecteur droit avec flèche 60"/>
                          <wps:cNvCnPr/>
                          <wps:spPr>
                            <a:xfrm>
                              <a:off x="4677" y="11029"/>
                              <a:ext cx="586" cy="337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1" name="Connecteur droit avec flèche 61"/>
                          <wps:cNvCnPr/>
                          <wps:spPr>
                            <a:xfrm>
                              <a:off x="4596" y="11114"/>
                              <a:ext cx="610" cy="352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228600</wp:posOffset>
                </wp:positionV>
                <wp:extent cx="1280160" cy="1090930"/>
                <wp:effectExtent b="0" l="0" r="0" t="0"/>
                <wp:wrapNone/>
                <wp:docPr id="10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1090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6756400</wp:posOffset>
                </wp:positionH>
                <wp:positionV relativeFrom="paragraph">
                  <wp:posOffset>406400</wp:posOffset>
                </wp:positionV>
                <wp:extent cx="102235" cy="371475"/>
                <wp:effectExtent l="0" t="0" r="0" b="0"/>
                <wp:wrapNone/>
                <wp:docPr id="10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5299645" y="3599025"/>
                          <a:ext cx="9271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5023C" w:rsidRDefault="0075023C">
                            <w:pPr>
                              <w:bidi/>
                              <w:spacing w:line="275" w:lineRule="auto"/>
                              <w:jc w:val="right"/>
                              <w:textDirection w:val="tbRl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6756400</wp:posOffset>
                </wp:positionH>
                <wp:positionV relativeFrom="paragraph">
                  <wp:posOffset>406400</wp:posOffset>
                </wp:positionV>
                <wp:extent cx="102235" cy="371475"/>
                <wp:effectExtent b="0" l="0" r="0" t="0"/>
                <wp:wrapNone/>
                <wp:docPr id="10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23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4089400</wp:posOffset>
                </wp:positionH>
                <wp:positionV relativeFrom="paragraph">
                  <wp:posOffset>38100</wp:posOffset>
                </wp:positionV>
                <wp:extent cx="518160" cy="267970"/>
                <wp:effectExtent l="0" t="0" r="0" b="0"/>
                <wp:wrapNone/>
                <wp:docPr id="10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1683" y="3650778"/>
                          <a:ext cx="50863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5023C" w:rsidRDefault="00830FB3">
                            <w:pPr>
                              <w:bidi/>
                              <w:spacing w:line="275" w:lineRule="auto"/>
                              <w:textDirection w:val="tbRl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خيط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f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38100</wp:posOffset>
                </wp:positionV>
                <wp:extent cx="518160" cy="267970"/>
                <wp:effectExtent b="0" l="0" r="0" t="0"/>
                <wp:wrapNone/>
                <wp:docPr id="10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160" cy="267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88900</wp:posOffset>
                </wp:positionV>
                <wp:extent cx="518160" cy="267970"/>
                <wp:effectExtent l="0" t="0" r="0" b="0"/>
                <wp:wrapNone/>
                <wp:docPr id="1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1683" y="3650778"/>
                          <a:ext cx="50863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5023C" w:rsidRDefault="00830FB3">
                            <w:pPr>
                              <w:bidi/>
                              <w:spacing w:line="275" w:lineRule="auto"/>
                              <w:textDirection w:val="tbRl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خيط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f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88900</wp:posOffset>
                </wp:positionV>
                <wp:extent cx="518160" cy="267970"/>
                <wp:effectExtent b="0" l="0" r="0" t="0"/>
                <wp:wrapNone/>
                <wp:docPr id="11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160" cy="267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5023C" w:rsidRDefault="0075023C">
      <w:pPr>
        <w:bidi/>
        <w:spacing w:line="240" w:lineRule="auto"/>
        <w:rPr>
          <w:rFonts w:ascii="Simplified Arabic" w:eastAsia="Simplified Arabic" w:hAnsi="Simplified Arabic" w:cs="Simplified Arabic"/>
          <w:b/>
          <w:color w:val="000000"/>
          <w:sz w:val="28"/>
          <w:szCs w:val="28"/>
        </w:rPr>
      </w:pPr>
    </w:p>
    <w:p w:rsidR="0075023C" w:rsidRDefault="00830FB3">
      <w:pPr>
        <w:bidi/>
        <w:spacing w:line="240" w:lineRule="auto"/>
        <w:rPr>
          <w:rFonts w:ascii="Simplified Arabic" w:eastAsia="Simplified Arabic" w:hAnsi="Simplified Arabic" w:cs="Simplified Arabic"/>
          <w:b/>
          <w:color w:val="000000"/>
          <w:sz w:val="28"/>
          <w:szCs w:val="28"/>
          <w:u w:val="single"/>
        </w:rPr>
      </w:pPr>
      <w:r>
        <w:rPr>
          <w:rFonts w:ascii="Simplified Arabic" w:eastAsia="Simplified Arabic" w:hAnsi="Simplified Arabic" w:cs="Simplified Arabic"/>
          <w:b/>
          <w:color w:val="000000"/>
          <w:sz w:val="28"/>
          <w:szCs w:val="28"/>
          <w:u w:val="single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1914525</wp:posOffset>
                </wp:positionH>
                <wp:positionV relativeFrom="paragraph">
                  <wp:posOffset>9525</wp:posOffset>
                </wp:positionV>
                <wp:extent cx="466090" cy="391516"/>
                <wp:effectExtent l="0" t="0" r="0" b="0"/>
                <wp:wrapNone/>
                <wp:docPr id="10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7718" y="3622203"/>
                          <a:ext cx="456565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5023C" w:rsidRDefault="00830FB3">
                            <w:pPr>
                              <w:bidi/>
                              <w:spacing w:line="275" w:lineRule="auto"/>
                              <w:jc w:val="center"/>
                              <w:textDirection w:val="tbRl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30°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1914525</wp:posOffset>
                </wp:positionH>
                <wp:positionV relativeFrom="paragraph">
                  <wp:posOffset>9525</wp:posOffset>
                </wp:positionV>
                <wp:extent cx="466090" cy="391516"/>
                <wp:effectExtent b="0" l="0" r="0" t="0"/>
                <wp:wrapNone/>
                <wp:docPr id="10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090" cy="3915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5023C" w:rsidRDefault="00830FB3">
      <w:pPr>
        <w:tabs>
          <w:tab w:val="left" w:pos="1141"/>
        </w:tabs>
        <w:bidi/>
        <w:spacing w:line="240" w:lineRule="auto"/>
        <w:rPr>
          <w:rFonts w:ascii="Simplified Arabic" w:eastAsia="Simplified Arabic" w:hAnsi="Simplified Arabic" w:cs="Simplified Arabic"/>
          <w:b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134268</wp:posOffset>
                </wp:positionV>
                <wp:extent cx="1028700" cy="325120"/>
                <wp:effectExtent l="0" t="0" r="0" b="0"/>
                <wp:wrapNone/>
                <wp:docPr id="1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6413" y="3622203"/>
                          <a:ext cx="1019175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5023C" w:rsidRDefault="00830FB3">
                            <w:pPr>
                              <w:bidi/>
                              <w:spacing w:line="275" w:lineRule="auto"/>
                              <w:jc w:val="center"/>
                              <w:textDirection w:val="tbRl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الوضعية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3762375</wp:posOffset>
                </wp:positionH>
                <wp:positionV relativeFrom="paragraph">
                  <wp:posOffset>134268</wp:posOffset>
                </wp:positionV>
                <wp:extent cx="1028700" cy="325120"/>
                <wp:effectExtent b="0" l="0" r="0" t="0"/>
                <wp:wrapNone/>
                <wp:docPr id="11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325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133350</wp:posOffset>
                </wp:positionV>
                <wp:extent cx="1028700" cy="325120"/>
                <wp:effectExtent l="0" t="0" r="0" b="0"/>
                <wp:wrapNone/>
                <wp:docPr id="10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6413" y="3622203"/>
                          <a:ext cx="1019175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5023C" w:rsidRDefault="00830FB3">
                            <w:pPr>
                              <w:bidi/>
                              <w:spacing w:line="275" w:lineRule="auto"/>
                              <w:jc w:val="center"/>
                              <w:textDirection w:val="tbRl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الوضعية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2038350</wp:posOffset>
                </wp:positionH>
                <wp:positionV relativeFrom="paragraph">
                  <wp:posOffset>133350</wp:posOffset>
                </wp:positionV>
                <wp:extent cx="1028700" cy="325120"/>
                <wp:effectExtent b="0" l="0" r="0" t="0"/>
                <wp:wrapNone/>
                <wp:docPr id="10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325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5023C" w:rsidRDefault="00830F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424"/>
        </w:tabs>
        <w:bidi/>
        <w:spacing w:after="0" w:line="240" w:lineRule="auto"/>
        <w:ind w:left="282" w:firstLine="0"/>
        <w:rPr>
          <w:rFonts w:ascii="Simplified Arabic" w:eastAsia="Simplified Arabic" w:hAnsi="Simplified Arabic" w:cs="Simplified Arabic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  <w:rtl/>
        </w:rPr>
        <w:t xml:space="preserve">أحسب ثقل هذا الصندوق ، يعطى لك ثابت الجاذبية الأرضية :    </w:t>
      </w:r>
      <w:r>
        <w:rPr>
          <w:rFonts w:ascii="Arial" w:eastAsia="Arial" w:hAnsi="Arial" w:cs="Arial"/>
          <w:b/>
          <w:color w:val="000000"/>
          <w:sz w:val="28"/>
          <w:szCs w:val="28"/>
        </w:rPr>
        <w:t>g=10N/Kg</w:t>
      </w:r>
      <w:r>
        <w:rPr>
          <w:rFonts w:ascii="Arial" w:eastAsia="Arial" w:hAnsi="Arial" w:cs="Arial"/>
          <w:b/>
          <w:color w:val="000000"/>
          <w:sz w:val="28"/>
          <w:szCs w:val="28"/>
          <w:rtl/>
        </w:rPr>
        <w:t xml:space="preserve"> .</w:t>
      </w:r>
    </w:p>
    <w:p w:rsidR="0075023C" w:rsidRDefault="00830F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424"/>
        </w:tabs>
        <w:bidi/>
        <w:spacing w:after="0" w:line="240" w:lineRule="auto"/>
        <w:ind w:left="282" w:firstLine="0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  <w:rtl/>
        </w:rPr>
        <w:t xml:space="preserve">أذكر القوى المؤثرة على الصندوق  ( </w:t>
      </w:r>
      <w:r>
        <w:rPr>
          <w:rFonts w:ascii="Arial" w:eastAsia="Arial" w:hAnsi="Arial" w:cs="Arial"/>
          <w:b/>
          <w:color w:val="000000"/>
          <w:sz w:val="28"/>
          <w:szCs w:val="28"/>
        </w:rPr>
        <w:t>S</w:t>
      </w:r>
      <w:r>
        <w:rPr>
          <w:rFonts w:ascii="Arial" w:eastAsia="Arial" w:hAnsi="Arial" w:cs="Arial"/>
          <w:b/>
          <w:color w:val="000000"/>
          <w:sz w:val="28"/>
          <w:szCs w:val="28"/>
          <w:rtl/>
        </w:rPr>
        <w:t xml:space="preserve">) في الوضعيات 1و2 . </w:t>
      </w:r>
    </w:p>
    <w:p w:rsidR="0075023C" w:rsidRDefault="00830F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424"/>
        </w:tabs>
        <w:bidi/>
        <w:spacing w:after="0" w:line="240" w:lineRule="auto"/>
        <w:ind w:left="282" w:firstLine="0"/>
        <w:rPr>
          <w:rFonts w:ascii="Simplified Arabic" w:eastAsia="Simplified Arabic" w:hAnsi="Simplified Arabic" w:cs="Simplified Arabic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  <w:rtl/>
        </w:rPr>
        <w:t xml:space="preserve">مثل القوى المؤثرة على </w:t>
      </w:r>
      <w:r>
        <w:rPr>
          <w:rFonts w:ascii="Arial" w:eastAsia="Arial" w:hAnsi="Arial" w:cs="Arial"/>
          <w:b/>
          <w:color w:val="000000"/>
          <w:sz w:val="28"/>
          <w:szCs w:val="28"/>
          <w:rtl/>
        </w:rPr>
        <w:t>الصندوق في الوضعية 1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</w:t>
      </w:r>
      <w:r>
        <w:rPr>
          <w:rFonts w:ascii="Arial" w:eastAsia="Arial" w:hAnsi="Arial" w:cs="Arial"/>
          <w:b/>
          <w:color w:val="000000"/>
          <w:sz w:val="28"/>
          <w:szCs w:val="28"/>
          <w:rtl/>
        </w:rPr>
        <w:t>باستعمال سلم الرسم :</w:t>
      </w:r>
      <w:r>
        <w:rPr>
          <w:rFonts w:ascii="Arial" w:eastAsia="Arial" w:hAnsi="Arial" w:cs="Arial"/>
          <w:b/>
          <w:color w:val="000000"/>
          <w:sz w:val="40"/>
          <w:szCs w:val="40"/>
        </w:rPr>
        <w:t xml:space="preserve">  </w:t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1cm         </w:t>
      </w:r>
      <w:r>
        <w:rPr>
          <w:rFonts w:ascii="Arial" w:eastAsia="Arial" w:hAnsi="Arial" w:cs="Arial"/>
          <w:b/>
          <w:sz w:val="28"/>
          <w:szCs w:val="28"/>
        </w:rPr>
        <w:t>1</w:t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N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152400</wp:posOffset>
                </wp:positionV>
                <wp:extent cx="0" cy="25400"/>
                <wp:effectExtent l="0" t="0" r="0" b="0"/>
                <wp:wrapNone/>
                <wp:docPr id="1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94553" y="3780000"/>
                          <a:ext cx="30289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152400</wp:posOffset>
                </wp:positionV>
                <wp:extent cx="0" cy="25400"/>
                <wp:effectExtent b="0" l="0" r="0" t="0"/>
                <wp:wrapNone/>
                <wp:docPr id="11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5023C" w:rsidRDefault="00830F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424"/>
        </w:tabs>
        <w:bidi/>
        <w:spacing w:after="0" w:line="240" w:lineRule="auto"/>
        <w:ind w:left="282" w:firstLine="0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  <w:rtl/>
        </w:rPr>
        <w:t xml:space="preserve">أكتب شرطا توازن الصندوق في الوضعية 1 </w:t>
      </w:r>
      <w:r>
        <w:rPr>
          <w:rFonts w:ascii="Arial" w:eastAsia="Arial" w:hAnsi="Arial" w:cs="Arial"/>
          <w:b/>
          <w:sz w:val="28"/>
          <w:szCs w:val="28"/>
          <w:rtl/>
        </w:rPr>
        <w:t>و اذكر مميزات كل قوة</w:t>
      </w:r>
      <w:r>
        <w:rPr>
          <w:rFonts w:ascii="Arial" w:eastAsia="Arial" w:hAnsi="Arial" w:cs="Arial"/>
          <w:b/>
          <w:color w:val="000000"/>
          <w:sz w:val="28"/>
          <w:szCs w:val="28"/>
        </w:rPr>
        <w:t>.</w:t>
      </w:r>
    </w:p>
    <w:p w:rsidR="0075023C" w:rsidRDefault="00830F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424"/>
        </w:tabs>
        <w:bidi/>
        <w:spacing w:before="200" w:after="0" w:line="360" w:lineRule="auto"/>
        <w:ind w:left="849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  <w:rtl/>
        </w:rPr>
        <w:t>في الوضعية 2</w:t>
      </w:r>
      <w:r>
        <w:rPr>
          <w:rFonts w:ascii="Arial" w:eastAsia="Arial" w:hAnsi="Arial" w:cs="Arial"/>
          <w:b/>
          <w:sz w:val="28"/>
          <w:szCs w:val="28"/>
          <w:rtl/>
        </w:rPr>
        <w:t xml:space="preserve"> إذا</w:t>
      </w:r>
      <w:r>
        <w:rPr>
          <w:rFonts w:ascii="Arial" w:eastAsia="Arial" w:hAnsi="Arial" w:cs="Arial"/>
          <w:b/>
          <w:color w:val="000000"/>
          <w:sz w:val="28"/>
          <w:szCs w:val="28"/>
          <w:rtl/>
        </w:rPr>
        <w:t xml:space="preserve"> علمت أن قيمة قوة رد فعل السطح المائل  </w:t>
      </w:r>
      <w:r>
        <w:rPr>
          <w:rFonts w:ascii="Arial" w:eastAsia="Arial" w:hAnsi="Arial" w:cs="Arial"/>
          <w:b/>
          <w:color w:val="000000"/>
          <w:sz w:val="28"/>
          <w:szCs w:val="28"/>
        </w:rPr>
        <w:t>R=</w:t>
      </w:r>
      <w:r>
        <w:rPr>
          <w:rFonts w:ascii="Arial" w:eastAsia="Arial" w:hAnsi="Arial" w:cs="Arial"/>
          <w:b/>
          <w:sz w:val="28"/>
          <w:szCs w:val="28"/>
        </w:rPr>
        <w:t>1,8</w:t>
      </w:r>
      <w:r>
        <w:rPr>
          <w:rFonts w:ascii="Arial" w:eastAsia="Arial" w:hAnsi="Arial" w:cs="Arial"/>
          <w:b/>
          <w:color w:val="000000"/>
          <w:sz w:val="28"/>
          <w:szCs w:val="28"/>
        </w:rPr>
        <w:t>N</w:t>
      </w:r>
      <w:r>
        <w:rPr>
          <w:rFonts w:ascii="Arial" w:eastAsia="Arial" w:hAnsi="Arial" w:cs="Arial"/>
          <w:b/>
          <w:color w:val="000000"/>
          <w:sz w:val="28"/>
          <w:szCs w:val="28"/>
          <w:rtl/>
        </w:rPr>
        <w:t xml:space="preserve"> وقيمة قوة شد الخيط   </w:t>
      </w:r>
      <w:r>
        <w:rPr>
          <w:rFonts w:ascii="Arial" w:eastAsia="Arial" w:hAnsi="Arial" w:cs="Arial"/>
          <w:b/>
          <w:color w:val="000000"/>
          <w:sz w:val="28"/>
          <w:szCs w:val="28"/>
        </w:rPr>
        <w:t>T=1N</w:t>
      </w:r>
    </w:p>
    <w:p w:rsidR="0075023C" w:rsidRDefault="00830FB3">
      <w:pPr>
        <w:tabs>
          <w:tab w:val="right" w:pos="424"/>
        </w:tabs>
        <w:bidi/>
        <w:spacing w:line="240" w:lineRule="auto"/>
        <w:ind w:left="489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  <w:rtl/>
        </w:rPr>
        <w:t>5- بي</w:t>
      </w:r>
      <w:r>
        <w:rPr>
          <w:rFonts w:ascii="Arial" w:eastAsia="Arial" w:hAnsi="Arial" w:cs="Arial"/>
          <w:b/>
          <w:sz w:val="28"/>
          <w:szCs w:val="28"/>
          <w:rtl/>
        </w:rPr>
        <w:t>ن بيانيا</w:t>
      </w:r>
      <w:r>
        <w:rPr>
          <w:rFonts w:ascii="Arial" w:eastAsia="Arial" w:hAnsi="Arial" w:cs="Arial"/>
          <w:b/>
          <w:color w:val="000000"/>
          <w:sz w:val="28"/>
          <w:szCs w:val="28"/>
          <w:rtl/>
        </w:rPr>
        <w:t xml:space="preserve"> (هندسيا) أن الصندوق في هذه </w:t>
      </w:r>
      <w:r>
        <w:rPr>
          <w:rFonts w:ascii="Arial" w:eastAsia="Arial" w:hAnsi="Arial" w:cs="Arial"/>
          <w:b/>
          <w:color w:val="000000"/>
          <w:sz w:val="28"/>
          <w:szCs w:val="28"/>
          <w:rtl/>
        </w:rPr>
        <w:t>الوضعية في حالة توازن باستعمال تركيب قوتين  مع ذكر شروط التوازن في هذه الحالة.</w:t>
      </w:r>
    </w:p>
    <w:p w:rsidR="0075023C" w:rsidRDefault="00830FB3">
      <w:pPr>
        <w:pBdr>
          <w:top w:val="single" w:sz="4" w:space="1" w:color="000000"/>
        </w:pBdr>
        <w:tabs>
          <w:tab w:val="left" w:pos="7917"/>
        </w:tabs>
        <w:bidi/>
        <w:spacing w:line="240" w:lineRule="auto"/>
        <w:ind w:left="360"/>
        <w:jc w:val="center"/>
        <w:rPr>
          <w:sz w:val="28"/>
          <w:szCs w:val="28"/>
        </w:rPr>
      </w:pPr>
      <w:r>
        <w:rPr>
          <w:b/>
          <w:sz w:val="28"/>
          <w:szCs w:val="28"/>
          <w:rtl/>
        </w:rPr>
        <w:t>الصفحة 2/1</w:t>
      </w:r>
    </w:p>
    <w:p w:rsidR="0075023C" w:rsidRDefault="0075023C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b/>
          <w:sz w:val="32"/>
          <w:szCs w:val="32"/>
          <w:u w:val="single"/>
        </w:rPr>
      </w:pPr>
    </w:p>
    <w:p w:rsidR="0075023C" w:rsidRDefault="0075023C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b/>
          <w:sz w:val="32"/>
          <w:szCs w:val="32"/>
          <w:u w:val="single"/>
        </w:rPr>
      </w:pPr>
    </w:p>
    <w:p w:rsidR="0075023C" w:rsidRDefault="00830FB3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b/>
          <w:sz w:val="32"/>
          <w:szCs w:val="32"/>
        </w:rPr>
      </w:pPr>
      <w:r>
        <w:rPr>
          <w:rFonts w:ascii="Arial" w:eastAsia="Arial" w:hAnsi="Arial" w:cs="Arial"/>
          <w:b/>
          <w:i/>
          <w:color w:val="000000"/>
          <w:sz w:val="30"/>
          <w:szCs w:val="30"/>
          <w:u w:val="single"/>
          <w:rtl/>
        </w:rPr>
        <w:t>الوضعية الإدماجية</w:t>
      </w:r>
      <w:r>
        <w:rPr>
          <w:rFonts w:ascii="Arial" w:eastAsia="Arial" w:hAnsi="Arial" w:cs="Arial"/>
          <w:b/>
          <w:i/>
          <w:sz w:val="30"/>
          <w:szCs w:val="30"/>
          <w:u w:val="single"/>
        </w:rPr>
        <w:t xml:space="preserve"> (</w:t>
      </w:r>
      <w:r>
        <w:rPr>
          <w:rFonts w:ascii="Arial" w:eastAsia="Arial" w:hAnsi="Arial" w:cs="Arial"/>
          <w:b/>
          <w:i/>
          <w:sz w:val="30"/>
          <w:szCs w:val="30"/>
          <w:rtl/>
        </w:rPr>
        <w:t xml:space="preserve"> 8ن)</w:t>
      </w:r>
    </w:p>
    <w:p w:rsidR="0075023C" w:rsidRDefault="00830FB3">
      <w:pPr>
        <w:bidi/>
        <w:spacing w:after="0" w:line="36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rtl/>
        </w:rPr>
        <w:t xml:space="preserve">بعد تناول مريم لوجبة العشاء ؛توجهت لغرفتها لمراجعة دروسها ، فإذا بها تتفاجأ بحدوث شرارة كهربائية على مستوى سلكي مصباح الغرفة مما أدى الى </w:t>
      </w:r>
      <w:r>
        <w:rPr>
          <w:rFonts w:ascii="Arial" w:eastAsia="Arial" w:hAnsi="Arial" w:cs="Arial"/>
          <w:b/>
          <w:sz w:val="28"/>
          <w:szCs w:val="28"/>
          <w:rtl/>
        </w:rPr>
        <w:t>انقطاع التيار الكهربائي في المنزل وذلك بالفصل الآلي للقاطع التفاضلي ، كما اشتكت أم مريم أنها واجهت عدة مشاكل وهي تقوم بأشغالها الصباحية منها :</w:t>
      </w:r>
    </w:p>
    <w:p w:rsidR="0075023C" w:rsidRDefault="00830FB3">
      <w:pPr>
        <w:bidi/>
        <w:spacing w:after="0" w:line="240" w:lineRule="auto"/>
        <w:rPr>
          <w:rFonts w:ascii="Arial" w:eastAsia="Arial" w:hAnsi="Arial" w:cs="Arial"/>
          <w:b/>
          <w:sz w:val="48"/>
          <w:szCs w:val="48"/>
          <w:vertAlign w:val="superscript"/>
        </w:rPr>
      </w:pPr>
      <w:r>
        <w:rPr>
          <w:rFonts w:ascii="Arial" w:eastAsia="Arial" w:hAnsi="Arial" w:cs="Arial"/>
          <w:b/>
          <w:sz w:val="48"/>
          <w:szCs w:val="48"/>
          <w:vertAlign w:val="superscript"/>
          <w:rtl/>
        </w:rPr>
        <w:t xml:space="preserve">   -إصابتها بصدمة كهربائية عند ملامستها لهيكل الغسالة.</w:t>
      </w:r>
    </w:p>
    <w:p w:rsidR="0075023C" w:rsidRDefault="00830FB3">
      <w:pPr>
        <w:keepLines/>
        <w:widowControl w:val="0"/>
        <w:bidi/>
        <w:spacing w:after="0"/>
        <w:rPr>
          <w:rFonts w:ascii="Arial" w:eastAsia="Arial" w:hAnsi="Arial" w:cs="Arial"/>
          <w:b/>
          <w:sz w:val="48"/>
          <w:szCs w:val="48"/>
          <w:vertAlign w:val="superscript"/>
        </w:rPr>
      </w:pPr>
      <w:r>
        <w:rPr>
          <w:rFonts w:ascii="Arial" w:eastAsia="Arial" w:hAnsi="Arial" w:cs="Arial"/>
          <w:b/>
          <w:sz w:val="48"/>
          <w:szCs w:val="48"/>
          <w:vertAlign w:val="superscript"/>
          <w:rtl/>
        </w:rPr>
        <w:t xml:space="preserve">   -انسداد الانابيب النحاسية للسخان بسبب ترسب الكلس( </w:t>
      </w:r>
      <w:r>
        <w:rPr>
          <w:rFonts w:ascii="Arial" w:eastAsia="Arial" w:hAnsi="Arial" w:cs="Arial"/>
          <w:b/>
          <w:sz w:val="48"/>
          <w:szCs w:val="48"/>
          <w:vertAlign w:val="superscript"/>
        </w:rPr>
        <w:t>CaCO</w:t>
      </w:r>
      <w:r>
        <w:rPr>
          <w:rFonts w:ascii="Arial" w:eastAsia="Arial" w:hAnsi="Arial" w:cs="Arial"/>
          <w:b/>
          <w:sz w:val="26"/>
          <w:szCs w:val="26"/>
          <w:vertAlign w:val="superscript"/>
        </w:rPr>
        <w:t>3</w:t>
      </w:r>
      <w:r>
        <w:rPr>
          <w:rFonts w:ascii="Arial" w:eastAsia="Arial" w:hAnsi="Arial" w:cs="Arial"/>
          <w:b/>
          <w:sz w:val="48"/>
          <w:szCs w:val="48"/>
          <w:vertAlign w:val="superscript"/>
        </w:rPr>
        <w:t>).</w:t>
      </w:r>
    </w:p>
    <w:p w:rsidR="0075023C" w:rsidRDefault="00830FB3">
      <w:pPr>
        <w:numPr>
          <w:ilvl w:val="0"/>
          <w:numId w:val="3"/>
        </w:numPr>
        <w:bidi/>
        <w:spacing w:after="0" w:line="240" w:lineRule="auto"/>
        <w:rPr>
          <w:rFonts w:ascii="Arial" w:eastAsia="Arial" w:hAnsi="Arial" w:cs="Arial"/>
          <w:b/>
          <w:sz w:val="48"/>
          <w:szCs w:val="48"/>
          <w:vertAlign w:val="superscript"/>
        </w:rPr>
      </w:pPr>
      <w:r>
        <w:rPr>
          <w:rFonts w:ascii="Arial" w:eastAsia="Arial" w:hAnsi="Arial" w:cs="Arial"/>
          <w:b/>
          <w:sz w:val="48"/>
          <w:szCs w:val="48"/>
          <w:vertAlign w:val="superscript"/>
          <w:rtl/>
        </w:rPr>
        <w:t xml:space="preserve">اعتمادا على مكتسباتك القبلية و المخطط الكهربائي الموضح في الوثيقة-03-  </w:t>
      </w:r>
    </w:p>
    <w:p w:rsidR="0075023C" w:rsidRDefault="00830FB3">
      <w:pPr>
        <w:keepLines/>
        <w:numPr>
          <w:ilvl w:val="0"/>
          <w:numId w:val="2"/>
        </w:numPr>
        <w:bidi/>
        <w:spacing w:after="0" w:line="240" w:lineRule="auto"/>
        <w:rPr>
          <w:rFonts w:ascii="Arial" w:eastAsia="Arial" w:hAnsi="Arial" w:cs="Arial"/>
          <w:b/>
          <w:sz w:val="48"/>
          <w:szCs w:val="48"/>
          <w:vertAlign w:val="superscript"/>
        </w:rPr>
      </w:pPr>
      <w:r>
        <w:rPr>
          <w:rFonts w:ascii="Arial" w:eastAsia="Arial" w:hAnsi="Arial" w:cs="Arial"/>
          <w:b/>
          <w:sz w:val="48"/>
          <w:szCs w:val="48"/>
          <w:vertAlign w:val="superscript"/>
          <w:rtl/>
        </w:rPr>
        <w:t>حدد السبب الذي جعل القاطع</w:t>
      </w:r>
      <w:sdt>
        <w:sdtPr>
          <w:rPr>
            <w:rtl/>
          </w:rPr>
          <w:tag w:val="goog_rdk_0"/>
          <w:id w:val="-610968035"/>
        </w:sdtPr>
        <w:sdtEndPr/>
        <w:sdtContent>
          <w:ins w:id="0" w:author="Fahima Benhafed" w:date="2024-02-29T17:44:00Z">
            <w:r>
              <w:rPr>
                <w:rFonts w:ascii="Arial" w:eastAsia="Arial" w:hAnsi="Arial" w:cs="Arial"/>
                <w:b/>
                <w:sz w:val="48"/>
                <w:szCs w:val="48"/>
                <w:vertAlign w:val="superscript"/>
              </w:rPr>
              <w:t xml:space="preserve"> </w:t>
            </w:r>
          </w:ins>
        </w:sdtContent>
      </w:sdt>
      <w:r>
        <w:rPr>
          <w:rFonts w:ascii="Arial" w:eastAsia="Arial" w:hAnsi="Arial" w:cs="Arial"/>
          <w:b/>
          <w:sz w:val="48"/>
          <w:szCs w:val="48"/>
          <w:vertAlign w:val="superscript"/>
          <w:rtl/>
        </w:rPr>
        <w:t>التفاضلي يقطع التيار</w:t>
      </w:r>
      <w:sdt>
        <w:sdtPr>
          <w:rPr>
            <w:rtl/>
          </w:rPr>
          <w:tag w:val="goog_rdk_1"/>
          <w:id w:val="-410544873"/>
        </w:sdtPr>
        <w:sdtEndPr/>
        <w:sdtContent>
          <w:ins w:id="1" w:author="Fahima Benhafed" w:date="2024-02-29T17:45:00Z">
            <w:r>
              <w:rPr>
                <w:rFonts w:ascii="Arial" w:eastAsia="Arial" w:hAnsi="Arial" w:cs="Arial"/>
                <w:b/>
                <w:sz w:val="48"/>
                <w:szCs w:val="48"/>
                <w:vertAlign w:val="superscript"/>
              </w:rPr>
              <w:t xml:space="preserve"> </w:t>
            </w:r>
          </w:ins>
        </w:sdtContent>
      </w:sdt>
      <w:r>
        <w:rPr>
          <w:rFonts w:ascii="Arial" w:eastAsia="Arial" w:hAnsi="Arial" w:cs="Arial"/>
          <w:b/>
          <w:sz w:val="48"/>
          <w:szCs w:val="48"/>
          <w:vertAlign w:val="superscript"/>
          <w:rtl/>
        </w:rPr>
        <w:t>آليا عن المنزل مع إقتراح الحل المناسب ؟</w:t>
      </w:r>
    </w:p>
    <w:p w:rsidR="0075023C" w:rsidRDefault="00830FB3">
      <w:pPr>
        <w:numPr>
          <w:ilvl w:val="0"/>
          <w:numId w:val="2"/>
        </w:numPr>
        <w:bidi/>
        <w:spacing w:after="0" w:line="240" w:lineRule="auto"/>
        <w:rPr>
          <w:rFonts w:ascii="Arial" w:eastAsia="Arial" w:hAnsi="Arial" w:cs="Arial"/>
          <w:b/>
          <w:sz w:val="48"/>
          <w:szCs w:val="48"/>
          <w:vertAlign w:val="superscript"/>
        </w:rPr>
      </w:pPr>
      <w:r>
        <w:rPr>
          <w:rFonts w:ascii="Arial" w:eastAsia="Arial" w:hAnsi="Arial" w:cs="Arial"/>
          <w:b/>
          <w:sz w:val="48"/>
          <w:szCs w:val="48"/>
          <w:vertAlign w:val="superscript"/>
          <w:rtl/>
        </w:rPr>
        <w:t>ما سبب إصابة الأم بصدمة كهربائية ؟ برر إجابتك ثم أعط الحل المناسب .</w:t>
      </w:r>
    </w:p>
    <w:p w:rsidR="0075023C" w:rsidRDefault="00830FB3">
      <w:pPr>
        <w:numPr>
          <w:ilvl w:val="0"/>
          <w:numId w:val="2"/>
        </w:numPr>
        <w:bidi/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  <w:rtl/>
        </w:rPr>
        <w:t xml:space="preserve">ٱقترح حلا لفك </w:t>
      </w:r>
      <w:r>
        <w:rPr>
          <w:rFonts w:ascii="Arial" w:eastAsia="Arial" w:hAnsi="Arial" w:cs="Arial"/>
          <w:b/>
          <w:sz w:val="28"/>
          <w:szCs w:val="28"/>
          <w:rtl/>
        </w:rPr>
        <w:t>انسداد الانابيب النحاسية ، برر إجابتك بكتابة معادلة كيميائية بالصيغة الشاردية  .</w:t>
      </w:r>
    </w:p>
    <w:p w:rsidR="0075023C" w:rsidRDefault="0075023C">
      <w:pPr>
        <w:bidi/>
        <w:spacing w:after="0"/>
        <w:rPr>
          <w:rFonts w:ascii="Arial" w:eastAsia="Arial" w:hAnsi="Arial" w:cs="Arial"/>
          <w:b/>
          <w:sz w:val="28"/>
          <w:szCs w:val="28"/>
        </w:rPr>
      </w:pPr>
    </w:p>
    <w:p w:rsidR="0075023C" w:rsidRDefault="00830FB3">
      <w:pPr>
        <w:bidi/>
        <w:spacing w:after="0"/>
        <w:rPr>
          <w:rFonts w:ascii="Arial" w:eastAsia="Arial" w:hAnsi="Arial" w:cs="Arial"/>
          <w:b/>
          <w:sz w:val="44"/>
          <w:szCs w:val="44"/>
          <w:vertAlign w:val="superscript"/>
        </w:rPr>
      </w:pPr>
      <w:r>
        <w:rPr>
          <w:rFonts w:ascii="Arial" w:eastAsia="Arial" w:hAnsi="Arial" w:cs="Arial"/>
          <w:b/>
          <w:sz w:val="44"/>
          <w:szCs w:val="44"/>
          <w:vertAlign w:val="superscript"/>
          <w:rtl/>
        </w:rPr>
        <w:t>-أعد رسم المخطط الكهربائي (الوثيقة-3-) مبينا عليه كل التعديلات والاضافات التي تراها مناسبة.</w:t>
      </w:r>
    </w:p>
    <w:p w:rsidR="0075023C" w:rsidRDefault="0075023C">
      <w:pPr>
        <w:bidi/>
        <w:spacing w:after="0"/>
        <w:rPr>
          <w:rFonts w:ascii="Arial" w:eastAsia="Arial" w:hAnsi="Arial" w:cs="Arial"/>
          <w:b/>
          <w:sz w:val="44"/>
          <w:szCs w:val="44"/>
          <w:vertAlign w:val="superscript"/>
        </w:rPr>
      </w:pPr>
    </w:p>
    <w:p w:rsidR="0075023C" w:rsidRDefault="00830FB3">
      <w:pPr>
        <w:bidi/>
        <w:spacing w:line="240" w:lineRule="auto"/>
        <w:rPr>
          <w:b/>
          <w:color w:val="FF0000"/>
          <w:sz w:val="48"/>
          <w:szCs w:val="48"/>
        </w:rPr>
      </w:pPr>
      <w:r>
        <w:rPr>
          <w:b/>
          <w:noProof/>
          <w:color w:val="FF0000"/>
          <w:sz w:val="48"/>
          <w:szCs w:val="48"/>
        </w:rPr>
        <w:drawing>
          <wp:inline distT="114300" distB="114300" distL="114300" distR="114300">
            <wp:extent cx="6705600" cy="2876388"/>
            <wp:effectExtent l="0" t="0" r="0" b="0"/>
            <wp:docPr id="1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355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876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023C" w:rsidRDefault="00830FB3">
      <w:pPr>
        <w:bidi/>
        <w:spacing w:line="240" w:lineRule="auto"/>
        <w:jc w:val="center"/>
        <w:rPr>
          <w:rFonts w:ascii="Arial" w:eastAsia="Arial" w:hAnsi="Arial" w:cs="Arial"/>
          <w:b/>
          <w:i/>
          <w:sz w:val="30"/>
          <w:szCs w:val="30"/>
          <w:u w:val="single"/>
        </w:rPr>
      </w:pPr>
      <w:r>
        <w:rPr>
          <w:rFonts w:ascii="Arial" w:eastAsia="Arial" w:hAnsi="Arial" w:cs="Arial"/>
          <w:b/>
          <w:i/>
          <w:sz w:val="30"/>
          <w:szCs w:val="30"/>
          <w:u w:val="single"/>
          <w:rtl/>
        </w:rPr>
        <w:t>الوثيقة-03-</w:t>
      </w:r>
    </w:p>
    <w:p w:rsidR="0075023C" w:rsidRDefault="0075023C">
      <w:pPr>
        <w:bidi/>
        <w:spacing w:line="240" w:lineRule="auto"/>
        <w:rPr>
          <w:b/>
          <w:color w:val="FF0000"/>
          <w:sz w:val="32"/>
          <w:szCs w:val="32"/>
        </w:rPr>
      </w:pPr>
    </w:p>
    <w:p w:rsidR="0075023C" w:rsidRDefault="00830FB3">
      <w:pPr>
        <w:bidi/>
        <w:spacing w:line="240" w:lineRule="auto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 </w:t>
      </w:r>
    </w:p>
    <w:p w:rsidR="0075023C" w:rsidRDefault="0075023C">
      <w:pPr>
        <w:bidi/>
        <w:spacing w:line="240" w:lineRule="auto"/>
        <w:jc w:val="center"/>
        <w:rPr>
          <w:b/>
          <w:color w:val="FF0000"/>
          <w:sz w:val="32"/>
          <w:szCs w:val="32"/>
        </w:rPr>
      </w:pPr>
    </w:p>
    <w:p w:rsidR="0075023C" w:rsidRDefault="00830FB3">
      <w:pPr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         -</w:t>
      </w:r>
      <w:r>
        <w:rPr>
          <w:rFonts w:ascii="Arial" w:eastAsia="Arial" w:hAnsi="Arial" w:cs="Arial"/>
          <w:b/>
          <w:i/>
          <w:sz w:val="32"/>
          <w:szCs w:val="32"/>
          <w:u w:val="single"/>
          <w:rtl/>
        </w:rPr>
        <w:t>بالتوفيق</w:t>
      </w:r>
      <w:r>
        <w:rPr>
          <w:b/>
          <w:sz w:val="32"/>
          <w:szCs w:val="32"/>
        </w:rPr>
        <w:t>-</w:t>
      </w:r>
    </w:p>
    <w:p w:rsidR="0075023C" w:rsidRDefault="0075023C">
      <w:pPr>
        <w:bidi/>
        <w:spacing w:line="240" w:lineRule="auto"/>
        <w:rPr>
          <w:b/>
          <w:color w:val="FF0000"/>
          <w:sz w:val="32"/>
          <w:szCs w:val="32"/>
        </w:rPr>
      </w:pPr>
    </w:p>
    <w:p w:rsidR="0075023C" w:rsidRDefault="0075023C">
      <w:pPr>
        <w:bidi/>
        <w:spacing w:line="240" w:lineRule="auto"/>
        <w:rPr>
          <w:b/>
          <w:color w:val="FF0000"/>
          <w:sz w:val="32"/>
          <w:szCs w:val="32"/>
        </w:rPr>
      </w:pPr>
    </w:p>
    <w:p w:rsidR="0075023C" w:rsidRDefault="0075023C">
      <w:pPr>
        <w:bidi/>
        <w:spacing w:line="240" w:lineRule="auto"/>
        <w:rPr>
          <w:b/>
          <w:color w:val="FF0000"/>
          <w:sz w:val="32"/>
          <w:szCs w:val="32"/>
        </w:rPr>
      </w:pPr>
    </w:p>
    <w:p w:rsidR="0075023C" w:rsidRDefault="0075023C">
      <w:pPr>
        <w:bidi/>
        <w:spacing w:line="240" w:lineRule="auto"/>
        <w:rPr>
          <w:b/>
          <w:color w:val="FF0000"/>
          <w:sz w:val="32"/>
          <w:szCs w:val="32"/>
        </w:rPr>
      </w:pPr>
    </w:p>
    <w:p w:rsidR="0075023C" w:rsidRDefault="0075023C">
      <w:pPr>
        <w:bidi/>
        <w:spacing w:line="240" w:lineRule="auto"/>
        <w:rPr>
          <w:b/>
          <w:color w:val="FF0000"/>
          <w:sz w:val="32"/>
          <w:szCs w:val="32"/>
        </w:rPr>
      </w:pPr>
    </w:p>
    <w:p w:rsidR="0075023C" w:rsidRDefault="0075023C">
      <w:pPr>
        <w:bidi/>
        <w:spacing w:line="240" w:lineRule="auto"/>
        <w:rPr>
          <w:b/>
          <w:color w:val="FF0000"/>
          <w:sz w:val="32"/>
          <w:szCs w:val="32"/>
        </w:rPr>
      </w:pPr>
    </w:p>
    <w:p w:rsidR="0075023C" w:rsidRDefault="00830FB3">
      <w:pPr>
        <w:pBdr>
          <w:top w:val="single" w:sz="4" w:space="0" w:color="000000"/>
          <w:bottom w:val="single" w:sz="4" w:space="1" w:color="000000"/>
        </w:pBdr>
        <w:tabs>
          <w:tab w:val="left" w:pos="7917"/>
        </w:tabs>
        <w:bidi/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الصفحة 2/2</w:t>
      </w:r>
    </w:p>
    <w:sectPr w:rsidR="0075023C">
      <w:pgSz w:w="11906" w:h="16838"/>
      <w:pgMar w:top="284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E31B5"/>
    <w:multiLevelType w:val="multilevel"/>
    <w:tmpl w:val="FFFFFFFF"/>
    <w:lvl w:ilvl="0">
      <w:start w:val="1"/>
      <w:numFmt w:val="decimal"/>
      <w:lvlText w:val="%1."/>
      <w:lvlJc w:val="left"/>
      <w:pPr>
        <w:ind w:left="1853" w:hanging="360"/>
      </w:pPr>
    </w:lvl>
    <w:lvl w:ilvl="1">
      <w:start w:val="1"/>
      <w:numFmt w:val="lowerLetter"/>
      <w:lvlText w:val="%2."/>
      <w:lvlJc w:val="left"/>
      <w:pPr>
        <w:ind w:left="2573" w:hanging="360"/>
      </w:pPr>
    </w:lvl>
    <w:lvl w:ilvl="2">
      <w:start w:val="1"/>
      <w:numFmt w:val="lowerRoman"/>
      <w:lvlText w:val="%3."/>
      <w:lvlJc w:val="right"/>
      <w:pPr>
        <w:ind w:left="3293" w:hanging="180"/>
      </w:pPr>
    </w:lvl>
    <w:lvl w:ilvl="3">
      <w:start w:val="1"/>
      <w:numFmt w:val="decimal"/>
      <w:lvlText w:val="%4."/>
      <w:lvlJc w:val="left"/>
      <w:pPr>
        <w:ind w:left="4013" w:hanging="360"/>
      </w:pPr>
    </w:lvl>
    <w:lvl w:ilvl="4">
      <w:start w:val="1"/>
      <w:numFmt w:val="lowerLetter"/>
      <w:lvlText w:val="%5."/>
      <w:lvlJc w:val="left"/>
      <w:pPr>
        <w:ind w:left="4733" w:hanging="360"/>
      </w:pPr>
    </w:lvl>
    <w:lvl w:ilvl="5">
      <w:start w:val="1"/>
      <w:numFmt w:val="lowerRoman"/>
      <w:lvlText w:val="%6."/>
      <w:lvlJc w:val="right"/>
      <w:pPr>
        <w:ind w:left="5453" w:hanging="180"/>
      </w:pPr>
    </w:lvl>
    <w:lvl w:ilvl="6">
      <w:start w:val="1"/>
      <w:numFmt w:val="decimal"/>
      <w:lvlText w:val="%7."/>
      <w:lvlJc w:val="left"/>
      <w:pPr>
        <w:ind w:left="6173" w:hanging="360"/>
      </w:pPr>
    </w:lvl>
    <w:lvl w:ilvl="7">
      <w:start w:val="1"/>
      <w:numFmt w:val="lowerLetter"/>
      <w:lvlText w:val="%8."/>
      <w:lvlJc w:val="left"/>
      <w:pPr>
        <w:ind w:left="6893" w:hanging="360"/>
      </w:pPr>
    </w:lvl>
    <w:lvl w:ilvl="8">
      <w:start w:val="1"/>
      <w:numFmt w:val="lowerRoman"/>
      <w:lvlText w:val="%9."/>
      <w:lvlJc w:val="right"/>
      <w:pPr>
        <w:ind w:left="7613" w:hanging="180"/>
      </w:pPr>
    </w:lvl>
  </w:abstractNum>
  <w:abstractNum w:abstractNumId="1" w15:restartNumberingAfterBreak="0">
    <w:nsid w:val="29C5369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551662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44081A"/>
    <w:multiLevelType w:val="multilevel"/>
    <w:tmpl w:val="FFFFFFFF"/>
    <w:lvl w:ilvl="0">
      <w:start w:val="1"/>
      <w:numFmt w:val="bullet"/>
      <w:lvlText w:val="●"/>
      <w:lvlJc w:val="left"/>
      <w:pPr>
        <w:ind w:left="10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6863E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7547570">
    <w:abstractNumId w:val="0"/>
  </w:num>
  <w:num w:numId="2" w16cid:durableId="1615673314">
    <w:abstractNumId w:val="1"/>
  </w:num>
  <w:num w:numId="3" w16cid:durableId="2056540196">
    <w:abstractNumId w:val="2"/>
  </w:num>
  <w:num w:numId="4" w16cid:durableId="1282112201">
    <w:abstractNumId w:val="4"/>
  </w:num>
  <w:num w:numId="5" w16cid:durableId="867722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23C"/>
    <w:rsid w:val="0075023C"/>
    <w:rsid w:val="0083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27756E-7BD3-5A49-86E6-8FB56BDF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4A9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agraphedeliste">
    <w:name w:val="List Paragraph"/>
    <w:basedOn w:val="Normal"/>
    <w:uiPriority w:val="34"/>
    <w:qFormat/>
    <w:rsid w:val="00FC39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F3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311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237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7919FD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C02D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02D70"/>
  </w:style>
  <w:style w:type="paragraph" w:styleId="Pieddepage">
    <w:name w:val="footer"/>
    <w:basedOn w:val="Normal"/>
    <w:link w:val="PieddepageCar"/>
    <w:uiPriority w:val="99"/>
    <w:semiHidden/>
    <w:unhideWhenUsed/>
    <w:rsid w:val="00C02D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02D70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 /><Relationship Id="rId13" Type="http://schemas.openxmlformats.org/officeDocument/2006/relationships/image" Target="media/image10.png" /><Relationship Id="rId1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image" Target="media/image12.png" /><Relationship Id="rId12" Type="http://schemas.openxmlformats.org/officeDocument/2006/relationships/image" Target="media/image4.png" /><Relationship Id="rId17" Type="http://schemas.openxmlformats.org/officeDocument/2006/relationships/image" Target="media/image8.png" /><Relationship Id="rId2" Type="http://schemas.openxmlformats.org/officeDocument/2006/relationships/numbering" Target="numbering.xml" /><Relationship Id="rId16" Type="http://schemas.openxmlformats.org/officeDocument/2006/relationships/image" Target="media/image3.pn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11" Type="http://schemas.openxmlformats.org/officeDocument/2006/relationships/image" Target="media/image2.png" /><Relationship Id="rId5" Type="http://schemas.openxmlformats.org/officeDocument/2006/relationships/webSettings" Target="webSettings.xml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7.png" /><Relationship Id="rId14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D3PR2nCi2IdZovHOpsiXBDWf6g==">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elkima</dc:creator>
  <cp:lastModifiedBy>sousoubenhafed17@gmail.com</cp:lastModifiedBy>
  <cp:revision>2</cp:revision>
  <dcterms:created xsi:type="dcterms:W3CDTF">2024-03-04T21:31:00Z</dcterms:created>
  <dcterms:modified xsi:type="dcterms:W3CDTF">2024-03-04T21:31:00Z</dcterms:modified>
</cp:coreProperties>
</file>