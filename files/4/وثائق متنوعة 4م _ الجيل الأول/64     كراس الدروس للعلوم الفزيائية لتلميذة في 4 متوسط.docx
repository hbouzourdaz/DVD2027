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1EF" w:rsidRPr="007541EF" w:rsidRDefault="007541EF" w:rsidP="007541EF">
      <w:pPr>
        <w:numPr>
          <w:ilvl w:val="0"/>
          <w:numId w:val="1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ind w:left="0"/>
        <w:jc w:val="center"/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proofErr w:type="spellStart"/>
      <w:r w:rsidRPr="007541EF">
        <w:rPr>
          <w:rFonts w:ascii="Verdana" w:eastAsia="Times New Roman" w:hAnsi="Verdana" w:cs="Tahoma"/>
          <w:b/>
          <w:bCs/>
          <w:color w:val="EE82EE"/>
          <w:sz w:val="48"/>
          <w:szCs w:val="48"/>
          <w:rtl/>
          <w:lang w:eastAsia="fr-FR"/>
        </w:rPr>
        <w:t>راس</w:t>
      </w:r>
      <w:proofErr w:type="spellEnd"/>
      <w:r w:rsidRPr="007541EF">
        <w:rPr>
          <w:rFonts w:ascii="Verdana" w:eastAsia="Times New Roman" w:hAnsi="Verdana" w:cs="Tahoma"/>
          <w:b/>
          <w:bCs/>
          <w:color w:val="EE82EE"/>
          <w:sz w:val="48"/>
          <w:szCs w:val="48"/>
          <w:rtl/>
          <w:lang w:eastAsia="fr-FR"/>
        </w:rPr>
        <w:t xml:space="preserve"> الدروس للعلوم </w:t>
      </w:r>
      <w:proofErr w:type="spellStart"/>
      <w:r w:rsidRPr="007541EF">
        <w:rPr>
          <w:rFonts w:ascii="Verdana" w:eastAsia="Times New Roman" w:hAnsi="Verdana" w:cs="Tahoma"/>
          <w:b/>
          <w:bCs/>
          <w:color w:val="EE82EE"/>
          <w:sz w:val="48"/>
          <w:szCs w:val="48"/>
          <w:rtl/>
          <w:lang w:eastAsia="fr-FR"/>
        </w:rPr>
        <w:t>الفزيائية</w:t>
      </w:r>
      <w:proofErr w:type="spellEnd"/>
      <w:r w:rsidRPr="007541EF">
        <w:rPr>
          <w:rFonts w:ascii="Verdana" w:eastAsia="Times New Roman" w:hAnsi="Verdana" w:cs="Tahoma"/>
          <w:b/>
          <w:bCs/>
          <w:color w:val="EE82EE"/>
          <w:sz w:val="48"/>
          <w:szCs w:val="48"/>
          <w:rtl/>
          <w:lang w:eastAsia="fr-FR"/>
        </w:rPr>
        <w:t xml:space="preserve"> لتلميذة في 4 متوسط </w:t>
      </w:r>
      <w:proofErr w:type="spellStart"/>
      <w:r w:rsidRPr="007541EF">
        <w:rPr>
          <w:rFonts w:ascii="Verdana" w:eastAsia="Times New Roman" w:hAnsi="Verdana" w:cs="Tahoma"/>
          <w:b/>
          <w:bCs/>
          <w:color w:val="EE82EE"/>
          <w:sz w:val="48"/>
          <w:szCs w:val="48"/>
          <w:rtl/>
          <w:lang w:eastAsia="fr-FR"/>
        </w:rPr>
        <w:t>اتمنى</w:t>
      </w:r>
      <w:proofErr w:type="spellEnd"/>
      <w:r w:rsidRPr="007541EF">
        <w:rPr>
          <w:rFonts w:ascii="Verdana" w:eastAsia="Times New Roman" w:hAnsi="Verdana" w:cs="Tahoma"/>
          <w:b/>
          <w:bCs/>
          <w:color w:val="EE82EE"/>
          <w:sz w:val="48"/>
          <w:szCs w:val="48"/>
          <w:rtl/>
          <w:lang w:eastAsia="fr-FR"/>
        </w:rPr>
        <w:t xml:space="preserve"> </w:t>
      </w:r>
      <w:proofErr w:type="spellStart"/>
      <w:r w:rsidRPr="007541EF">
        <w:rPr>
          <w:rFonts w:ascii="Verdana" w:eastAsia="Times New Roman" w:hAnsi="Verdana" w:cs="Tahoma"/>
          <w:b/>
          <w:bCs/>
          <w:color w:val="EE82EE"/>
          <w:sz w:val="48"/>
          <w:szCs w:val="48"/>
          <w:rtl/>
          <w:lang w:eastAsia="fr-FR"/>
        </w:rPr>
        <w:t>ان</w:t>
      </w:r>
      <w:proofErr w:type="spellEnd"/>
      <w:r w:rsidRPr="007541EF">
        <w:rPr>
          <w:rFonts w:ascii="Verdana" w:eastAsia="Times New Roman" w:hAnsi="Verdana" w:cs="Tahoma"/>
          <w:b/>
          <w:bCs/>
          <w:color w:val="EE82EE"/>
          <w:sz w:val="48"/>
          <w:szCs w:val="48"/>
          <w:rtl/>
          <w:lang w:eastAsia="fr-FR"/>
        </w:rPr>
        <w:t xml:space="preserve"> يفيدكم</w:t>
      </w:r>
      <w:r w:rsidRPr="007541EF">
        <w:rPr>
          <w:rFonts w:ascii="Verdana" w:eastAsia="Times New Roman" w:hAnsi="Verdana" w:cs="Tahoma"/>
          <w:b/>
          <w:bCs/>
          <w:color w:val="EE82EE"/>
          <w:sz w:val="48"/>
          <w:lang w:eastAsia="fr-FR"/>
        </w:rPr>
        <w:t> </w:t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37890" cy="4874895"/>
            <wp:effectExtent l="19050" t="0" r="0" b="0"/>
            <wp:docPr id="1" name="Image 1" descr="كراس الدروس للعلوم الفزيائية لتلميذة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كراس الدروس للعلوم الفزيائية لتلميذة Phot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50920" cy="4874895"/>
            <wp:effectExtent l="19050" t="0" r="0" b="0"/>
            <wp:docPr id="2" name="Image 2" descr="كراس الدروس للعلوم الفزيائية لتلميذة Photo%252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كراس الدروس للعلوم الفزيائية لتلميذة Photo%252000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08045" cy="4874895"/>
            <wp:effectExtent l="19050" t="0" r="1905" b="0"/>
            <wp:docPr id="3" name="Image 3" descr="كراس الدروس للعلوم الفزيائية لتلميذة Photo%252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كراس الدروس للعلوم الفزيائية لتلميذة Photo%252000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04260" cy="4874895"/>
            <wp:effectExtent l="19050" t="0" r="0" b="0"/>
            <wp:docPr id="4" name="Image 4" descr="كراس الدروس للعلوم الفزيائية لتلميذة Photo%252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كراس الدروس للعلوم الفزيائية لتلميذة Photo%252000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08045" cy="4874895"/>
            <wp:effectExtent l="19050" t="0" r="1905" b="0"/>
            <wp:docPr id="5" name="Image 5" descr="كراس الدروس للعلوم الفزيائية لتلميذة Photo%252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كراس الدروس للعلوم الفزيائية لتلميذة Photo%252000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33140" cy="4874895"/>
            <wp:effectExtent l="19050" t="0" r="0" b="0"/>
            <wp:docPr id="6" name="Image 6" descr="كراس الدروس للعلوم الفزيائية لتلميذة Photo%252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كراس الدروس للعلوم الفزيائية لتلميذة Photo%252000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08045" cy="4874895"/>
            <wp:effectExtent l="19050" t="0" r="1905" b="0"/>
            <wp:docPr id="7" name="Image 7" descr="كراس الدروس للعلوم الفزيائية لتلميذة Photo%252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كراس الدروس للعلوم الفزيائية لتلميذة Photo%252000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  <w:br/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08045" cy="4874895"/>
            <wp:effectExtent l="19050" t="0" r="1905" b="0"/>
            <wp:docPr id="8" name="Image 8" descr="كراس الدروس للعلوم الفزيائية لتلميذة Photo%252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كراس الدروس للعلوم الفزيائية لتلميذة Photo%2520007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0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1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lang w:eastAsia="fr-FR"/>
          </w:rPr>
          <w:t> 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lang w:eastAsia="fr-FR"/>
          </w:rPr>
          <w:t> 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2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3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08045" cy="4874895"/>
            <wp:effectExtent l="19050" t="0" r="1905" b="0"/>
            <wp:docPr id="9" name="Image 9" descr="كراس الدروس للعلوم الفزيائية لتلميذة Photo%252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كراس الدروس للعلوم الفزيائية لتلميذة Photo%2520008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08045" cy="4874895"/>
            <wp:effectExtent l="19050" t="0" r="1905" b="0"/>
            <wp:docPr id="10" name="Image 10" descr="كراس الدروس للعلوم الفزيائية لتلميذة Photo%252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كراس الدروس للعلوم الفزيائية لتلميذة Photo%2520009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5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08045" cy="4874895"/>
            <wp:effectExtent l="19050" t="0" r="1905" b="0"/>
            <wp:docPr id="11" name="Image 11" descr="كراس الدروس للعلوم الفزيائية لتلميذة Photo%252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كراس الدروس للعلوم الفزيائية لتلميذة Photo%252001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6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EE82EE"/>
            <w:sz w:val="72"/>
            <w:szCs w:val="72"/>
            <w:rtl/>
            <w:lang w:eastAsia="fr-FR"/>
          </w:rPr>
          <w:t>يتبع</w:t>
        </w:r>
        <w:r w:rsidRPr="007541EF">
          <w:rPr>
            <w:rFonts w:ascii="Verdana" w:eastAsia="Times New Roman" w:hAnsi="Verdana" w:cs="Tahoma"/>
            <w:b/>
            <w:bCs/>
            <w:color w:val="EE82EE"/>
            <w:sz w:val="72"/>
            <w:szCs w:val="72"/>
            <w:lang w:eastAsia="fr-FR"/>
          </w:rPr>
          <w:t>.....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7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8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9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10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المواضيع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المتشابهه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>:</w:t>
        </w:r>
      </w:ins>
    </w:p>
    <w:p w:rsidR="007541EF" w:rsidRPr="007541EF" w:rsidRDefault="007541EF" w:rsidP="007541EF">
      <w:pPr>
        <w:numPr>
          <w:ilvl w:val="1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ind w:left="75" w:right="1945"/>
        <w:jc w:val="center"/>
        <w:rPr>
          <w:ins w:id="11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12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instrText xml:space="preserve"> HYPERLINK "http://www.tomohna.net/vb/showthread.php?t=10227" \o "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المنتدى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: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العلوم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الاسلامية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للسنة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الثالثة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ثانوي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instrText xml:space="preserve"> " 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b/>
            <w:bCs/>
            <w:color w:val="854F99"/>
            <w:sz w:val="15"/>
            <w:u w:val="single"/>
            <w:rtl/>
            <w:lang w:eastAsia="fr-FR"/>
          </w:rPr>
          <w:t xml:space="preserve">مجموعة من المذكرات و الدروس للعلوم الإسلامية ثالثة </w:t>
        </w:r>
        <w:proofErr w:type="gramStart"/>
        <w:r w:rsidRPr="007541EF">
          <w:rPr>
            <w:rFonts w:ascii="Verdana" w:eastAsia="Times New Roman" w:hAnsi="Verdana" w:cs="Tahoma"/>
            <w:b/>
            <w:bCs/>
            <w:color w:val="854F99"/>
            <w:sz w:val="15"/>
            <w:u w:val="single"/>
            <w:rtl/>
            <w:lang w:eastAsia="fr-FR"/>
          </w:rPr>
          <w:t>ثانوي</w:t>
        </w:r>
        <w:proofErr w:type="gram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1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ind w:left="75" w:right="1945"/>
        <w:jc w:val="center"/>
        <w:rPr>
          <w:ins w:id="13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14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instrText xml:space="preserve"> HYPERLINK "http://www.tomohna.net/vb/showthread.php?t=20347" \o "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المنتدى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: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الرياضيات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للسنة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السنة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الثالثة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متوسط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instrText xml:space="preserve"> " 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b/>
            <w:bCs/>
            <w:color w:val="854F99"/>
            <w:sz w:val="15"/>
            <w:u w:val="single"/>
            <w:rtl/>
            <w:lang w:eastAsia="fr-FR"/>
          </w:rPr>
          <w:t>كراس التنقيط الخاص بالرياضيات للسنة الثالثة متوسط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1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ind w:left="75" w:right="1945"/>
        <w:jc w:val="center"/>
        <w:rPr>
          <w:ins w:id="15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16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instrText xml:space="preserve"> HYPERLINK "http://www.tomohna.net/vb/showthread.php?t=20063" \o "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المنتدى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: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الرياضيات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للسنة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الثانية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متوسط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instrText xml:space="preserve"> " 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b/>
            <w:bCs/>
            <w:color w:val="854F99"/>
            <w:sz w:val="15"/>
            <w:u w:val="single"/>
            <w:rtl/>
            <w:lang w:eastAsia="fr-FR"/>
          </w:rPr>
          <w:t>كراس التنقيط الخاص بالرياضيات للسنة الثانية متوسط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1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ind w:left="75" w:right="1945"/>
        <w:jc w:val="center"/>
        <w:rPr>
          <w:ins w:id="17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18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instrText xml:space="preserve"> HYPERLINK "http://www.tomohna.net/vb/showthread.php?t=15012" \o "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المنتدى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: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فروض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و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اختبارات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السنة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الثالثة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متوسط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instrText xml:space="preserve"> " 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b/>
            <w:bCs/>
            <w:color w:val="854F99"/>
            <w:sz w:val="15"/>
            <w:u w:val="single"/>
            <w:rtl/>
            <w:lang w:eastAsia="fr-FR"/>
          </w:rPr>
          <w:t xml:space="preserve">اختبار الفصل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854F99"/>
            <w:sz w:val="15"/>
            <w:u w:val="single"/>
            <w:rtl/>
            <w:lang w:eastAsia="fr-FR"/>
          </w:rPr>
          <w:t>الاول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854F99"/>
            <w:sz w:val="15"/>
            <w:u w:val="single"/>
            <w:rtl/>
            <w:lang w:eastAsia="fr-FR"/>
          </w:rPr>
          <w:t xml:space="preserve"> في الفيزياء للسنة الثالثة متوسط - النموذج 13</w:t>
        </w:r>
        <w:r w:rsidRPr="007541EF">
          <w:rPr>
            <w:rFonts w:ascii="Verdana" w:eastAsia="Times New Roman" w:hAnsi="Verdana" w:cs="Tahoma"/>
            <w:b/>
            <w:bCs/>
            <w:color w:val="854F99"/>
            <w:sz w:val="15"/>
            <w:u w:val="single"/>
            <w:lang w:eastAsia="fr-FR"/>
          </w:rPr>
          <w:t xml:space="preserve"> -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1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ind w:left="75" w:right="1945"/>
        <w:jc w:val="center"/>
        <w:rPr>
          <w:ins w:id="19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20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instrText xml:space="preserve"> HYPERLINK "http://www.tomohna.net/vb/showthread.php?t=14278" \o "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المنتدى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: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العلوم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الطبيعية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للسنة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الرابعة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instrText xml:space="preserve"> </w:instrText>
        </w:r>
        <w:r w:rsidRPr="007541EF">
          <w:rPr>
            <w:rFonts w:ascii="Verdana" w:eastAsia="Times New Roman" w:hAnsi="Verdana" w:cs="Tahoma" w:hint="eastAsia"/>
            <w:b/>
            <w:bCs/>
            <w:color w:val="333333"/>
            <w:sz w:val="15"/>
            <w:szCs w:val="15"/>
            <w:rtl/>
            <w:lang w:eastAsia="fr-FR"/>
          </w:rPr>
          <w:instrText>متوسط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instrText xml:space="preserve"> " </w:instrTex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b/>
            <w:bCs/>
            <w:color w:val="854F99"/>
            <w:sz w:val="15"/>
            <w:u w:val="single"/>
            <w:rtl/>
            <w:lang w:eastAsia="fr-FR"/>
          </w:rPr>
          <w:t xml:space="preserve">حلول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854F99"/>
            <w:sz w:val="15"/>
            <w:u w:val="single"/>
            <w:rtl/>
            <w:lang w:eastAsia="fr-FR"/>
          </w:rPr>
          <w:t>تمارينات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854F99"/>
            <w:sz w:val="15"/>
            <w:u w:val="single"/>
            <w:rtl/>
            <w:lang w:eastAsia="fr-FR"/>
          </w:rPr>
          <w:t xml:space="preserve"> الكتاب المدرسي للعلوم الطبيعية سنة 4 متوسط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21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22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pict>
            <v:rect id="_x0000_i1036" style="width:0;height:.75pt" o:hralign="center" o:hrstd="t" o:hrnoshade="t" o:hr="t" fillcolor="#d1d1e1" stroked="f"/>
          </w:pict>
        </w:r>
      </w:ins>
    </w:p>
    <w:p w:rsidR="007541EF" w:rsidRPr="007541EF" w:rsidRDefault="007541EF" w:rsidP="007541EF">
      <w:pPr>
        <w:pBdr>
          <w:top w:val="inset" w:sz="4" w:space="3" w:color="auto"/>
          <w:left w:val="inset" w:sz="4" w:space="3" w:color="auto"/>
          <w:bottom w:val="inset" w:sz="4" w:space="3" w:color="auto"/>
          <w:right w:val="inset" w:sz="4" w:space="3" w:color="auto"/>
        </w:pBdr>
        <w:shd w:val="clear" w:color="auto" w:fill="FFFFFF"/>
        <w:spacing w:before="9" w:after="9" w:line="240" w:lineRule="auto"/>
        <w:rPr>
          <w:ins w:id="23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proofErr w:type="gramStart"/>
      <w:ins w:id="24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>;vhs</w:t>
        </w:r>
        <w:proofErr w:type="gram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 xml:space="preserve"> hg]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>v,s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>ggug,l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>hgt.dhzdm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>gjgld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 xml:space="preserve">`m td 4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>lj,s'</w:t>
        </w:r>
        <w:proofErr w:type="spell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0" w:line="240" w:lineRule="auto"/>
        <w:rPr>
          <w:ins w:id="25" w:author="Unknown"/>
          <w:rFonts w:ascii="Verdana" w:eastAsia="Times New Roman" w:hAnsi="Verdana" w:cs="Tahoma"/>
          <w:color w:val="3E3E3E"/>
          <w:sz w:val="14"/>
          <w:szCs w:val="14"/>
          <w:lang w:eastAsia="fr-FR"/>
        </w:rPr>
      </w:pPr>
      <w:ins w:id="26" w:author="Unknown"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 xml:space="preserve">4 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rtl/>
            <w:lang w:eastAsia="fr-FR"/>
          </w:rPr>
          <w:t>من الأعضاء مٌعجبين بهذه المشاركة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>: 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"http://www.tomohna.net/vb/member.php?u=18736"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Arial" w:eastAsia="Times New Roman" w:hAnsi="Arial" w:cs="Arial"/>
            <w:color w:val="0000FF"/>
            <w:sz w:val="14"/>
            <w:u w:val="single"/>
            <w:lang w:eastAsia="fr-FR"/>
          </w:rPr>
          <w:t>♫</w:t>
        </w:r>
        <w:r w:rsidRPr="007541EF">
          <w:rPr>
            <w:rFonts w:ascii="Verdana" w:eastAsia="Times New Roman" w:hAnsi="Verdana" w:cs="Verdana"/>
            <w:color w:val="0000FF"/>
            <w:sz w:val="14"/>
            <w:u w:val="single"/>
            <w:lang w:eastAsia="fr-FR"/>
          </w:rPr>
          <w:t xml:space="preserve"> </w:t>
        </w:r>
        <w:r w:rsidRPr="007541EF">
          <w:rPr>
            <w:rFonts w:ascii="Arial" w:eastAsia="Times New Roman" w:hAnsi="Arial" w:cs="Arial"/>
            <w:color w:val="0000FF"/>
            <w:sz w:val="14"/>
            <w:u w:val="single"/>
            <w:lang w:eastAsia="fr-FR"/>
          </w:rPr>
          <w:t>♥</w:t>
        </w:r>
        <w:r w:rsidRPr="007541EF">
          <w:rPr>
            <w:rFonts w:ascii="Verdana" w:eastAsia="Times New Roman" w:hAnsi="Verdana" w:cs="Verdana"/>
            <w:color w:val="0000FF"/>
            <w:sz w:val="14"/>
            <w:u w:val="single"/>
            <w:lang w:eastAsia="fr-FR"/>
          </w:rPr>
          <w:t xml:space="preserve">Ma Vie QQ </w:t>
        </w:r>
        <w:r w:rsidRPr="007541EF">
          <w:rPr>
            <w:rFonts w:ascii="Arial" w:eastAsia="Times New Roman" w:hAnsi="Arial" w:cs="Arial"/>
            <w:color w:val="0000FF"/>
            <w:sz w:val="14"/>
            <w:u w:val="single"/>
            <w:lang w:eastAsia="fr-FR"/>
          </w:rPr>
          <w:t>♥♫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proofErr w:type="gram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gram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"http://www.tomohna.net/vb/member.php?u=304"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DF01D7"/>
            <w:sz w:val="14"/>
            <w:u w:val="single"/>
            <w:rtl/>
            <w:lang w:eastAsia="fr-FR"/>
          </w:rPr>
          <w:t>بنت الأحرار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proofErr w:type="spellStart"/>
        <w:r w:rsidRPr="007541EF">
          <w:rPr>
            <w:rFonts w:ascii="Verdana" w:eastAsia="Times New Roman" w:hAnsi="Verdana" w:cs="Tahoma"/>
            <w:color w:val="008080"/>
            <w:sz w:val="14"/>
            <w:u w:val="single"/>
            <w:rtl/>
            <w:lang w:eastAsia="fr-FR"/>
          </w:rPr>
          <w:t>الافق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14"/>
            <w:u w:val="single"/>
            <w:rtl/>
            <w:lang w:eastAsia="fr-FR"/>
          </w:rPr>
          <w:t xml:space="preserve"> الجميل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spell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"http://www.tomohna.net/vb/member.php?u=17734"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souad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soso</w:t>
        </w:r>
        <w:proofErr w:type="spell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DCE0E3"/>
        <w:spacing w:after="0" w:line="240" w:lineRule="auto"/>
        <w:rPr>
          <w:ins w:id="27" w:author="Unknown"/>
          <w:rFonts w:ascii="Tahoma" w:eastAsia="Times New Roman" w:hAnsi="Tahoma" w:cs="Tahoma"/>
          <w:b/>
          <w:bCs/>
          <w:color w:val="3E3E3E"/>
          <w:sz w:val="10"/>
          <w:szCs w:val="10"/>
          <w:lang w:eastAsia="fr-FR"/>
        </w:rPr>
      </w:pPr>
      <w:ins w:id="28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 HYPERLINK "http://www.tomohna.net/vb/newreply.php?do=newreply&amp;p=156279" \o "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rtl/>
            <w:lang w:eastAsia="fr-FR"/>
          </w:rPr>
          <w:instrText>رد مع اقتباس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separate"/>
        </w:r>
      </w:ins>
      <w:r>
        <w:rPr>
          <w:rFonts w:ascii="Tahoma" w:eastAsia="Times New Roman" w:hAnsi="Tahoma" w:cs="Tahoma"/>
          <w:b/>
          <w:bCs/>
          <w:noProof/>
          <w:color w:val="4E4E4E"/>
          <w:sz w:val="10"/>
          <w:szCs w:val="10"/>
          <w:bdr w:val="single" w:sz="2" w:space="0" w:color="A8A8A8" w:frame="1"/>
          <w:shd w:val="clear" w:color="auto" w:fill="DCE0E3"/>
          <w:lang w:eastAsia="fr-FR"/>
        </w:rPr>
        <w:drawing>
          <wp:inline distT="0" distB="0" distL="0" distR="0">
            <wp:extent cx="5715" cy="5715"/>
            <wp:effectExtent l="0" t="0" r="0" b="0"/>
            <wp:docPr id="13" name="quoteimg_156279" descr="رد مع اقتباس">
              <a:hlinkClick xmlns:a="http://schemas.openxmlformats.org/drawingml/2006/main" r:id="rId16" tooltip="&quot;رد مع اقتباس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img_156279" descr="رد مع اقتباس">
                      <a:hlinkClick r:id="rId16" tooltip="&quot;رد مع اقتباس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29" w:author="Unknown">
        <w:r w:rsidRPr="007541EF">
          <w:rPr>
            <w:rFonts w:ascii="Tahoma" w:eastAsia="Times New Roman" w:hAnsi="Tahoma" w:cs="Tahoma"/>
            <w:b/>
            <w:bCs/>
            <w:color w:val="4E4E4E"/>
            <w:sz w:val="10"/>
            <w:u w:val="single"/>
            <w:rtl/>
            <w:lang w:eastAsia="fr-FR"/>
          </w:rPr>
          <w:t>رد مع اقتباس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4CA"/>
        <w:spacing w:after="0" w:line="240" w:lineRule="auto"/>
        <w:ind w:left="-9"/>
        <w:rPr>
          <w:ins w:id="30" w:author="Unknown"/>
          <w:rFonts w:ascii="Verdana" w:eastAsia="Times New Roman" w:hAnsi="Verdana" w:cs="Tahoma"/>
          <w:color w:val="746C4D"/>
          <w:sz w:val="10"/>
          <w:szCs w:val="10"/>
          <w:lang w:eastAsia="fr-FR"/>
        </w:rPr>
      </w:pPr>
      <w:ins w:id="31" w:author="Unknown"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t>27-09-2013, 23:29</w:t>
        </w:r>
        <w:bookmarkStart w:id="32" w:name="post156280"/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instrText xml:space="preserve"> HYPERLINK "http://www.tomohna.net/vb/showthread.php?t=45755&amp;p=156280&amp;viewfull=1" \l "post156280" </w:instrTex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746C4D"/>
            <w:sz w:val="11"/>
            <w:u w:val="single"/>
            <w:lang w:eastAsia="fr-FR"/>
          </w:rPr>
          <w:t>#2</w: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end"/>
        </w:r>
        <w:bookmarkStart w:id="33" w:name="2"/>
        <w:bookmarkEnd w:id="32"/>
        <w:bookmarkEnd w:id="33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34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35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"http://www.tomohna.net/vb/member.php?u=7132"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سارة طموحنا غير متواجد حالياً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proofErr w:type="gramStart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>سارة</w:t>
        </w:r>
        <w:proofErr w:type="gramEnd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 xml:space="preserve"> طموحنا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lang w:eastAsia="fr-FR"/>
          </w:rPr>
          <w:t> 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75" w:line="140" w:lineRule="atLeast"/>
        <w:jc w:val="center"/>
        <w:rPr>
          <w:ins w:id="36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54305" cy="172085"/>
            <wp:effectExtent l="0" t="0" r="0" b="0"/>
            <wp:docPr id="14" name="Image 14" descr="سارة طموحنا غير متواجد حال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سارة طموحنا غير متواجد حالياً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37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38" w:author="Unknown">
        <w:r w:rsidRPr="007541EF">
          <w:rPr>
            <w:rFonts w:ascii="Arial" w:eastAsia="Times New Roman" w:hAnsi="Arial" w:cs="Arial"/>
            <w:color w:val="971D9B"/>
            <w:sz w:val="10"/>
            <w:lang w:eastAsia="fr-FR"/>
          </w:rPr>
          <w:t>♥</w:t>
        </w:r>
        <w:r w:rsidRPr="007541EF">
          <w:rPr>
            <w:rFonts w:ascii="Tahoma" w:eastAsia="Times New Roman" w:hAnsi="Tahoma" w:cs="Tahoma"/>
            <w:color w:val="971D9B"/>
            <w:sz w:val="10"/>
            <w:lang w:eastAsia="fr-FR"/>
          </w:rPr>
          <w:t xml:space="preserve">•- </w:t>
        </w:r>
        <w:r w:rsidRPr="007541EF">
          <w:rPr>
            <w:rFonts w:ascii="Tahoma" w:eastAsia="Times New Roman" w:hAnsi="Tahoma" w:cs="Tahoma"/>
            <w:color w:val="971D9B"/>
            <w:sz w:val="10"/>
            <w:rtl/>
            <w:lang w:eastAsia="fr-FR"/>
          </w:rPr>
          <w:t>تاج منتديات طموحنا</w:t>
        </w:r>
        <w:r w:rsidRPr="007541EF">
          <w:rPr>
            <w:rFonts w:ascii="Tahoma" w:eastAsia="Times New Roman" w:hAnsi="Tahoma" w:cs="Tahoma"/>
            <w:color w:val="971D9B"/>
            <w:sz w:val="10"/>
            <w:lang w:eastAsia="fr-FR"/>
          </w:rPr>
          <w:t xml:space="preserve"> -•</w:t>
        </w:r>
        <w:r w:rsidRPr="007541EF">
          <w:rPr>
            <w:rFonts w:ascii="Arial" w:eastAsia="Times New Roman" w:hAnsi="Arial" w:cs="Arial"/>
            <w:color w:val="971D9B"/>
            <w:sz w:val="10"/>
            <w:lang w:eastAsia="fr-FR"/>
          </w:rPr>
          <w:t>♥</w:t>
        </w:r>
      </w:ins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146175" cy="379730"/>
            <wp:effectExtent l="19050" t="0" r="0" b="0"/>
            <wp:docPr id="15" name="Image 15" descr="http://www.tomohna.net/vb/images/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tomohna.net/vb/images/24.gif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39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0"/>
          <w:szCs w:val="10"/>
          <w:lang w:eastAsia="fr-FR"/>
        </w:rPr>
        <w:drawing>
          <wp:inline distT="0" distB="0" distL="0" distR="0">
            <wp:extent cx="1146175" cy="1146175"/>
            <wp:effectExtent l="19050" t="0" r="0" b="0"/>
            <wp:docPr id="16" name="Image 16" descr="الصورة الرمزية سارة طموحنا">
              <a:hlinkClick xmlns:a="http://schemas.openxmlformats.org/drawingml/2006/main" r:id="rId20" tooltip="&quot;سارة طموحنا غير متواجد حالياً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الصورة الرمزية سارة طموحنا">
                      <a:hlinkClick r:id="rId20" tooltip="&quot;سارة طموحنا غير متواجد حالياً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40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41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تاريخ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 xml:space="preserve"> التسجيل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42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spellStart"/>
      <w:ins w:id="43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Oct</w:t>
        </w:r>
        <w:proofErr w:type="spellEnd"/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 xml:space="preserve"> 2012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44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45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المشاركات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46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47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960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48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49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الجنس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50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gramStart"/>
      <w:ins w:id="51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أنثى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2" w:color="C8C8C8"/>
          <w:right w:val="single" w:sz="4" w:space="0" w:color="C2D2DF"/>
        </w:pBdr>
        <w:shd w:val="clear" w:color="auto" w:fill="FFFFFF"/>
        <w:spacing w:after="47" w:line="240" w:lineRule="auto"/>
        <w:outlineLvl w:val="1"/>
        <w:rPr>
          <w:ins w:id="52" w:author="Unknown"/>
          <w:rFonts w:ascii="Tahoma" w:eastAsia="Times New Roman" w:hAnsi="Tahoma" w:cs="Tahoma"/>
          <w:b/>
          <w:bCs/>
          <w:color w:val="333333"/>
          <w:sz w:val="13"/>
          <w:szCs w:val="13"/>
          <w:lang w:eastAsia="fr-FR"/>
        </w:rPr>
      </w:pPr>
      <w:r>
        <w:rPr>
          <w:rFonts w:ascii="Tahoma" w:eastAsia="Times New Roman" w:hAnsi="Tahoma" w:cs="Tahoma"/>
          <w:b/>
          <w:bCs/>
          <w:noProof/>
          <w:color w:val="333333"/>
          <w:sz w:val="13"/>
          <w:szCs w:val="13"/>
          <w:lang w:eastAsia="fr-FR"/>
        </w:rPr>
        <w:drawing>
          <wp:inline distT="0" distB="0" distL="0" distR="0">
            <wp:extent cx="154305" cy="154305"/>
            <wp:effectExtent l="19050" t="0" r="0" b="0"/>
            <wp:docPr id="17" name="Image 17" descr="افتراض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افتراضي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53" w:author="Unknown"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رد: كراس الدروس للعلوم </w:t>
        </w:r>
        <w:proofErr w:type="spellStart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>الفزيائية</w:t>
        </w:r>
        <w:proofErr w:type="spellEnd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 لتلميذة في 4 متوسط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54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04260" cy="4874895"/>
            <wp:effectExtent l="19050" t="0" r="0" b="0"/>
            <wp:docPr id="18" name="Image 18" descr="https://lh5.googleusercontent.com/-tg8IMBz4G6k/UkX-UlKB7iI/AAAAAAAAB9M/I60E_Z_A5kU/s512/Photo%252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lh5.googleusercontent.com/-tg8IMBz4G6k/UkX-UlKB7iI/AAAAAAAAB9M/I60E_Z_A5kU/s512/Photo%2520011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55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37890" cy="4874895"/>
            <wp:effectExtent l="19050" t="0" r="0" b="0"/>
            <wp:docPr id="19" name="Image 19" descr="https://lh3.googleusercontent.com/-vVbRqe6dof8/UkX-WRcogaI/AAAAAAAAB9U/w3rLV_2PGqg/s512/Photo%252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3.googleusercontent.com/-vVbRqe6dof8/UkX-WRcogaI/AAAAAAAAB9U/w3rLV_2PGqg/s512/Photo%2520012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56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33140" cy="4874895"/>
            <wp:effectExtent l="19050" t="0" r="0" b="0"/>
            <wp:docPr id="20" name="Image 20" descr="https://lh5.googleusercontent.com/-n6uUt3Xu4Vg/UkX-Y5aQkbI/AAAAAAAAB9c/TVq6OnYxkzw/s512/Photo%252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lh5.googleusercontent.com/-n6uUt3Xu4Vg/UkX-Y5aQkbI/AAAAAAAAB9c/TVq6OnYxkzw/s512/Photo%2520013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57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74415" cy="4874895"/>
            <wp:effectExtent l="19050" t="0" r="6985" b="0"/>
            <wp:docPr id="21" name="Image 21" descr="https://lh6.googleusercontent.com/-_81BhoOi0Q0/UkX-biAqkUI/AAAAAAAAB9k/h8DL8Cq5xvU/s512/Photo%252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lh6.googleusercontent.com/-_81BhoOi0Q0/UkX-biAqkUI/AAAAAAAAB9k/h8DL8Cq5xvU/s512/Photo%2520014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58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50920" cy="4874895"/>
            <wp:effectExtent l="19050" t="0" r="0" b="0"/>
            <wp:docPr id="22" name="Image 22" descr="https://lh4.googleusercontent.com/-9g9HsqWgdno/UkX-dbdpHJI/AAAAAAAAB9s/o9Jp0YDpdM4/s512/Photo%2520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lh4.googleusercontent.com/-9g9HsqWgdno/UkX-dbdpHJI/AAAAAAAAB9s/o9Jp0YDpdM4/s512/Photo%2520015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59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03295" cy="4874895"/>
            <wp:effectExtent l="19050" t="0" r="1905" b="0"/>
            <wp:docPr id="23" name="Image 23" descr="https://lh6.googleusercontent.com/-UZqkL-ie6zo/UkX-fS73zEI/AAAAAAAAB90/LjLH3PPIJ08/s512/Photo%252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lh6.googleusercontent.com/-UZqkL-ie6zo/UkX-fS73zEI/AAAAAAAAB90/LjLH3PPIJ08/s512/Photo%2520016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60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04260" cy="4874895"/>
            <wp:effectExtent l="19050" t="0" r="0" b="0"/>
            <wp:docPr id="24" name="Image 24" descr="https://lh6.googleusercontent.com/-M_bUg4WObY8/UkX-h7al6FI/AAAAAAAAB98/tLflNiEgl2A/s512/Photo%252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lh6.googleusercontent.com/-M_bUg4WObY8/UkX-h7al6FI/AAAAAAAAB98/tLflNiEgl2A/s512/Photo%2520017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61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85515" cy="4874895"/>
            <wp:effectExtent l="19050" t="0" r="635" b="0"/>
            <wp:docPr id="25" name="Image 25" descr="https://lh5.googleusercontent.com/-kgF91Dq4pDE/UkX-kT5KW1I/AAAAAAAAB-E/SatxcIQx0m0/s512/Photo%252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lh5.googleusercontent.com/-kgF91Dq4pDE/UkX-kT5KW1I/AAAAAAAAB-E/SatxcIQx0m0/s512/Photo%2520018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1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62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75380" cy="4874895"/>
            <wp:effectExtent l="19050" t="0" r="1270" b="0"/>
            <wp:docPr id="26" name="Image 26" descr="https://lh6.googleusercontent.com/-kUyeK3WUjek/UkX-mo6KhGI/AAAAAAAAB-M/zOb9DNZrXMo/s512/Photo%2520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lh6.googleusercontent.com/-kUyeK3WUjek/UkX-mo6KhGI/AAAAAAAAB-M/zOb9DNZrXMo/s512/Photo%2520019.jp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38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63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50920" cy="4874895"/>
            <wp:effectExtent l="19050" t="0" r="0" b="0"/>
            <wp:docPr id="27" name="Image 27" descr="https://lh5.googleusercontent.com/-0C5-7gmrd3E/UkX-oZNaPxI/AAAAAAAAB-U/jDY3NDw9Yeo/s512/Photo%252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lh5.googleusercontent.com/-0C5-7gmrd3E/UkX-oZNaPxI/AAAAAAAAB-U/jDY3NDw9Yeo/s512/Photo%2520020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64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50920" cy="4874895"/>
            <wp:effectExtent l="19050" t="0" r="0" b="0"/>
            <wp:docPr id="28" name="Image 28" descr="https://lh3.googleusercontent.com/-iBy56YiMkS4/UkX-qzUWvXI/AAAAAAAAB-c/czHUNY0h3JQ/s512/Photo%2520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lh3.googleusercontent.com/-iBy56YiMkS4/UkX-qzUWvXI/AAAAAAAAB-c/czHUNY0h3JQ/s512/Photo%2520021.jp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65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295650" cy="4874895"/>
            <wp:effectExtent l="19050" t="0" r="0" b="0"/>
            <wp:docPr id="29" name="Image 29" descr="https://lh3.googleusercontent.com/-ZFVrMlQTRI4/UkX-tkdPizI/AAAAAAAAB-k/OFFyuI-DeGo/s512/Photo%2520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lh3.googleusercontent.com/-ZFVrMlQTRI4/UkX-tkdPizI/AAAAAAAAB-k/OFFyuI-DeGo/s512/Photo%2520022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66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75380" cy="4874895"/>
            <wp:effectExtent l="19050" t="0" r="1270" b="0"/>
            <wp:docPr id="30" name="Image 30" descr="https://lh3.googleusercontent.com/-Wia2Bfcaf20/UkX-vEohGzI/AAAAAAAAB-s/QOy6rkeH9z0/s512/Photo%2520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lh3.googleusercontent.com/-Wia2Bfcaf20/UkX-vEohGzI/AAAAAAAAB-s/QOy6rkeH9z0/s512/Photo%2520023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38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67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85515" cy="4874895"/>
            <wp:effectExtent l="19050" t="0" r="635" b="0"/>
            <wp:docPr id="31" name="Image 31" descr="https://lh3.googleusercontent.com/-YFzEtl6vKB4/UkX-wstT5rI/AAAAAAAAB-0/EwLEe4eH7eQ/s512/Photo%2520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3.googleusercontent.com/-YFzEtl6vKB4/UkX-wstT5rI/AAAAAAAAB-0/EwLEe4eH7eQ/s512/Photo%2520024.jp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1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68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746500" cy="4874895"/>
            <wp:effectExtent l="19050" t="0" r="6350" b="0"/>
            <wp:docPr id="32" name="Image 32" descr="https://lh5.googleusercontent.com/-6Gj5hJ5Mmns/UkX-zROCwZI/AAAAAAAAB-8/A9mz6MSkkRg/s512/Photo%2520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lh5.googleusercontent.com/-6Gj5hJ5Mmns/UkX-zROCwZI/AAAAAAAAB-8/A9mz6MSkkRg/s512/Photo%2520025.jp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69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04260" cy="4874895"/>
            <wp:effectExtent l="19050" t="0" r="0" b="0"/>
            <wp:docPr id="33" name="Image 33" descr="https://lh3.googleusercontent.com/-F4swrIpW_Fc/UkX-2YNsqQI/AAAAAAAAB_E/MBRrCYV72bk/s512/Photo%252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lh3.googleusercontent.com/-F4swrIpW_Fc/UkX-2YNsqQI/AAAAAAAAB_E/MBRrCYV72bk/s512/Photo%2520026.jp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70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16325" cy="4874895"/>
            <wp:effectExtent l="19050" t="0" r="3175" b="0"/>
            <wp:docPr id="34" name="Image 34" descr="https://lh3.googleusercontent.com/-CpzP8E8SET4/UkX-32iuHaI/AAAAAAAAB_M/a99-beihxCc/s512/Photo%2520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lh3.googleusercontent.com/-CpzP8E8SET4/UkX-32iuHaI/AAAAAAAAB_M/a99-beihxCc/s512/Photo%2520027.jp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71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39820" cy="4874895"/>
            <wp:effectExtent l="19050" t="0" r="0" b="0"/>
            <wp:docPr id="35" name="Image 35" descr="https://lh4.googleusercontent.com/-jWh4DuV9PO4/UkX-5HDacWI/AAAAAAAAB_U/kTFV4VMvga4/s512/Photo%2520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lh4.googleusercontent.com/-jWh4DuV9PO4/UkX-5HDacWI/AAAAAAAAB_U/kTFV4VMvga4/s512/Photo%2520028.jp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72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EE82EE"/>
            <w:sz w:val="48"/>
            <w:szCs w:val="48"/>
            <w:rtl/>
            <w:lang w:eastAsia="fr-FR"/>
          </w:rPr>
          <w:t>يتبع</w:t>
        </w:r>
        <w:r w:rsidRPr="007541EF">
          <w:rPr>
            <w:rFonts w:ascii="Verdana" w:eastAsia="Times New Roman" w:hAnsi="Verdana" w:cs="Tahoma"/>
            <w:b/>
            <w:bCs/>
            <w:color w:val="EE82EE"/>
            <w:sz w:val="48"/>
            <w:szCs w:val="48"/>
            <w:lang w:eastAsia="fr-FR"/>
          </w:rPr>
          <w:t>.....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0" w:line="240" w:lineRule="auto"/>
        <w:rPr>
          <w:ins w:id="73" w:author="Unknown"/>
          <w:rFonts w:ascii="Verdana" w:eastAsia="Times New Roman" w:hAnsi="Verdana" w:cs="Tahoma"/>
          <w:color w:val="3E3E3E"/>
          <w:sz w:val="14"/>
          <w:szCs w:val="14"/>
          <w:lang w:eastAsia="fr-FR"/>
        </w:rPr>
      </w:pPr>
      <w:ins w:id="74" w:author="Unknown"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 xml:space="preserve">6 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rtl/>
            <w:lang w:eastAsia="fr-FR"/>
          </w:rPr>
          <w:t>من الأعضاء مٌعجبين بهذه المشاركة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>: 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"http://www.tomohna.net/vb/member.php?u=304"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DF01D7"/>
            <w:sz w:val="14"/>
            <w:u w:val="single"/>
            <w:rtl/>
            <w:lang w:eastAsia="fr-FR"/>
          </w:rPr>
          <w:t>بنت الأحرار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proofErr w:type="gram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gram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proofErr w:type="spellStart"/>
        <w:r w:rsidRPr="007541EF">
          <w:rPr>
            <w:rFonts w:ascii="Verdana" w:eastAsia="Times New Roman" w:hAnsi="Verdana" w:cs="Tahoma"/>
            <w:color w:val="008080"/>
            <w:sz w:val="14"/>
            <w:u w:val="single"/>
            <w:rtl/>
            <w:lang w:eastAsia="fr-FR"/>
          </w:rPr>
          <w:t>الافق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14"/>
            <w:u w:val="single"/>
            <w:rtl/>
            <w:lang w:eastAsia="fr-FR"/>
          </w:rPr>
          <w:t xml:space="preserve"> الجميل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spell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"http://www.tomohna.net/vb/member.php?u=18012"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ahlam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 xml:space="preserve"> mani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"http://www.tomohna.net/vb/member.php?u=10074"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imeneimene04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spell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"http://www.tomohna.net/vb/member.php?u=40999"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salma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salouma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"http://www.tomohna.net/vb/member.php?u=17734"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souad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soso</w:t>
        </w:r>
        <w:proofErr w:type="spell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DCE0E3"/>
        <w:spacing w:after="0" w:line="240" w:lineRule="auto"/>
        <w:rPr>
          <w:ins w:id="75" w:author="Unknown"/>
          <w:rFonts w:ascii="Tahoma" w:eastAsia="Times New Roman" w:hAnsi="Tahoma" w:cs="Tahoma"/>
          <w:b/>
          <w:bCs/>
          <w:color w:val="3E3E3E"/>
          <w:sz w:val="10"/>
          <w:szCs w:val="10"/>
          <w:lang w:eastAsia="fr-FR"/>
        </w:rPr>
      </w:pPr>
      <w:ins w:id="76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 HYPERLINK "http://www.tomohna.net/vb/newreply.php?do=newreply&amp;p=156280" \o "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rtl/>
            <w:lang w:eastAsia="fr-FR"/>
          </w:rPr>
          <w:instrText>رد مع اقتباس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separate"/>
        </w:r>
      </w:ins>
      <w:r>
        <w:rPr>
          <w:rFonts w:ascii="Tahoma" w:eastAsia="Times New Roman" w:hAnsi="Tahoma" w:cs="Tahoma"/>
          <w:b/>
          <w:bCs/>
          <w:noProof/>
          <w:color w:val="4E4E4E"/>
          <w:sz w:val="10"/>
          <w:szCs w:val="10"/>
          <w:bdr w:val="single" w:sz="2" w:space="0" w:color="A8A8A8" w:frame="1"/>
          <w:shd w:val="clear" w:color="auto" w:fill="DCE0E3"/>
          <w:lang w:eastAsia="fr-FR"/>
        </w:rPr>
        <w:drawing>
          <wp:inline distT="0" distB="0" distL="0" distR="0">
            <wp:extent cx="5715" cy="5715"/>
            <wp:effectExtent l="0" t="0" r="0" b="0"/>
            <wp:docPr id="36" name="quoteimg_156280" descr="رد مع اقتباس">
              <a:hlinkClick xmlns:a="http://schemas.openxmlformats.org/drawingml/2006/main" r:id="rId41" tooltip="&quot;رد مع اقتباس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img_156280" descr="رد مع اقتباس">
                      <a:hlinkClick r:id="rId41" tooltip="&quot;رد مع اقتباس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77" w:author="Unknown">
        <w:r w:rsidRPr="007541EF">
          <w:rPr>
            <w:rFonts w:ascii="Tahoma" w:eastAsia="Times New Roman" w:hAnsi="Tahoma" w:cs="Tahoma"/>
            <w:b/>
            <w:bCs/>
            <w:color w:val="4E4E4E"/>
            <w:sz w:val="10"/>
            <w:u w:val="single"/>
            <w:rtl/>
            <w:lang w:eastAsia="fr-FR"/>
          </w:rPr>
          <w:t>رد مع اقتباس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4CA"/>
        <w:spacing w:after="0" w:line="240" w:lineRule="auto"/>
        <w:ind w:left="-9"/>
        <w:rPr>
          <w:ins w:id="78" w:author="Unknown"/>
          <w:rFonts w:ascii="Verdana" w:eastAsia="Times New Roman" w:hAnsi="Verdana" w:cs="Tahoma"/>
          <w:color w:val="746C4D"/>
          <w:sz w:val="10"/>
          <w:szCs w:val="10"/>
          <w:lang w:eastAsia="fr-FR"/>
        </w:rPr>
      </w:pPr>
      <w:ins w:id="79" w:author="Unknown"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t>27-09-2013, 23:34</w:t>
        </w:r>
        <w:bookmarkStart w:id="80" w:name="post156281"/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instrText xml:space="preserve"> HYPERLINK "http://www.tomohna.net/vb/showthread.php?t=45755&amp;p=156281&amp;viewfull=1" \l "post156281" </w:instrTex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746C4D"/>
            <w:sz w:val="11"/>
            <w:u w:val="single"/>
            <w:lang w:eastAsia="fr-FR"/>
          </w:rPr>
          <w:t>#3</w: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end"/>
        </w:r>
        <w:bookmarkStart w:id="81" w:name="3"/>
        <w:bookmarkEnd w:id="80"/>
        <w:bookmarkEnd w:id="81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82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83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"http://www.tomohna.net/vb/member.php?u=1"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الافق الجميل غير متواجد حالياً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proofErr w:type="spellStart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>الافق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 xml:space="preserve"> الجميل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lang w:eastAsia="fr-FR"/>
          </w:rPr>
          <w:t> 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75" w:line="140" w:lineRule="atLeast"/>
        <w:jc w:val="center"/>
        <w:rPr>
          <w:ins w:id="84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54305" cy="172085"/>
            <wp:effectExtent l="0" t="0" r="0" b="0"/>
            <wp:docPr id="37" name="Image 37" descr="الافق الجميل غير متواجد حال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الافق الجميل غير متواجد حالياً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85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146175" cy="379730"/>
            <wp:effectExtent l="19050" t="0" r="0" b="0"/>
            <wp:docPr id="38" name="Image 38" descr="http://www.tomohna.net/vb/images/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www.tomohna.net/vb/images/26.gif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86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0"/>
          <w:szCs w:val="10"/>
          <w:lang w:eastAsia="fr-FR"/>
        </w:rPr>
        <w:drawing>
          <wp:inline distT="0" distB="0" distL="0" distR="0">
            <wp:extent cx="760095" cy="1906270"/>
            <wp:effectExtent l="19050" t="0" r="1905" b="0"/>
            <wp:docPr id="39" name="Image 39" descr="الصورة الرمزية الافق الجميل">
              <a:hlinkClick xmlns:a="http://schemas.openxmlformats.org/drawingml/2006/main" r:id="rId43" tooltip="&quot;الافق الجميل غير متواجد حالياً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الصورة الرمزية الافق الجميل">
                      <a:hlinkClick r:id="rId43" tooltip="&quot;الافق الجميل غير متواجد حالياً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190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87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88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تاريخ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 xml:space="preserve"> التسجيل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89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90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Sep 2010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91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92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المشاركات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93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94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36,161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95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96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الجنس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97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98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ذكر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99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100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وظيفتي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101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102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موظف بقطاع التجارة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103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104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هواياتي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105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106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 xml:space="preserve">كرة القدم، </w:t>
        </w:r>
        <w:proofErr w:type="gramStart"/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الشطرنج</w:t>
        </w:r>
        <w:proofErr w:type="gramEnd"/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، كتابة الخواطر، المطالعة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107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108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شعاري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109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110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 xml:space="preserve">كن جميلا </w:t>
        </w:r>
        <w:proofErr w:type="gramStart"/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ترى</w:t>
        </w:r>
        <w:proofErr w:type="gramEnd"/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 xml:space="preserve"> الوجود جميلا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111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112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113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"http://www.tomohna.net/vb/member.php?u=1&amp;tab=test"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المزيد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\»"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>عدد النقاط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t>: 261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114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115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"http://www.tomohna.net/vb/member.php?u=1&amp;tab=test"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المزيد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\»"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 xml:space="preserve">عدد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>الاوسمة</w:t>
        </w:r>
        <w:proofErr w:type="spellEnd"/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t>: 26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116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40" name="Image 40" descr="عضو جديد بمنتديات طموحن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عضو جديد بمنتديات طموحنا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117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41" name="Image 41" descr="مرحب مميز بالاعضاء الجد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مرحب مميز بالاعضاء الجدد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118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42" name="Image 42" descr="عضو مميز بقسم اصدارات المنتد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عضو مميز بقسم اصدارات المنتدى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2" w:color="C8C8C8"/>
          <w:right w:val="single" w:sz="4" w:space="0" w:color="C2D2DF"/>
        </w:pBdr>
        <w:shd w:val="clear" w:color="auto" w:fill="FFFFFF"/>
        <w:spacing w:after="47" w:line="240" w:lineRule="auto"/>
        <w:outlineLvl w:val="1"/>
        <w:rPr>
          <w:ins w:id="119" w:author="Unknown"/>
          <w:rFonts w:ascii="Tahoma" w:eastAsia="Times New Roman" w:hAnsi="Tahoma" w:cs="Tahoma"/>
          <w:b/>
          <w:bCs/>
          <w:color w:val="333333"/>
          <w:sz w:val="13"/>
          <w:szCs w:val="13"/>
          <w:lang w:eastAsia="fr-FR"/>
        </w:rPr>
      </w:pPr>
      <w:r>
        <w:rPr>
          <w:rFonts w:ascii="Tahoma" w:eastAsia="Times New Roman" w:hAnsi="Tahoma" w:cs="Tahoma"/>
          <w:b/>
          <w:bCs/>
          <w:noProof/>
          <w:color w:val="333333"/>
          <w:sz w:val="13"/>
          <w:szCs w:val="13"/>
          <w:lang w:eastAsia="fr-FR"/>
        </w:rPr>
        <w:drawing>
          <wp:inline distT="0" distB="0" distL="0" distR="0">
            <wp:extent cx="154305" cy="154305"/>
            <wp:effectExtent l="19050" t="0" r="0" b="0"/>
            <wp:docPr id="43" name="Image 43" descr="افتراض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افتراضي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20" w:author="Unknown"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رد: كراس الدروس للعلوم </w:t>
        </w:r>
        <w:proofErr w:type="spellStart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>الفزيائية</w:t>
        </w:r>
        <w:proofErr w:type="spellEnd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 لتلميذة في 4 متوسط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121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proofErr w:type="gramStart"/>
      <w:ins w:id="122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كلمة</w:t>
        </w:r>
        <w:proofErr w:type="gram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شكرا قليلة في حقك أختي والله العظيم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lang w:eastAsia="fr-FR"/>
          </w:rPr>
          <w:t> 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جعل الله كل ما قدمته و تقدميه في ميزان حسناتك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lang w:eastAsia="fr-FR"/>
          </w:rPr>
          <w:t> 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بارك فيك المولى و حفظك و رعاك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0" w:line="240" w:lineRule="auto"/>
        <w:rPr>
          <w:ins w:id="123" w:author="Unknown"/>
          <w:rFonts w:ascii="Verdana" w:eastAsia="Times New Roman" w:hAnsi="Verdana" w:cs="Tahoma"/>
          <w:color w:val="3E3E3E"/>
          <w:sz w:val="14"/>
          <w:szCs w:val="14"/>
          <w:lang w:eastAsia="fr-FR"/>
        </w:rPr>
      </w:pPr>
      <w:ins w:id="124" w:author="Unknown"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 xml:space="preserve">6 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rtl/>
            <w:lang w:eastAsia="fr-FR"/>
          </w:rPr>
          <w:t>من الأعضاء مٌعجبين بهذه المشاركة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>: 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"http://www.tomohna.net/vb/member.php?u=304"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DF01D7"/>
            <w:sz w:val="14"/>
            <w:u w:val="single"/>
            <w:rtl/>
            <w:lang w:eastAsia="fr-FR"/>
          </w:rPr>
          <w:t>بنت الأحرار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proofErr w:type="gram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gram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"http://www.tomohna.net/vb/member.php?u=7132"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rtl/>
            <w:lang w:eastAsia="fr-FR"/>
          </w:rPr>
          <w:t>سارة طموحنا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"http://www.tomohna.net/vb/member.php?u=33991"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rtl/>
            <w:lang w:eastAsia="fr-FR"/>
          </w:rPr>
          <w:t>عازفة على وتر الذكريات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spell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"http://www.tomohna.net/vb/member.php?u=18012"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ahlam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 xml:space="preserve"> mani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"http://www.tomohna.net/vb/member.php?u=28245"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daby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"http://www.tomohna.net/vb/member.php?u=10074"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imeneimene04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DCE0E3"/>
        <w:spacing w:after="0" w:line="240" w:lineRule="auto"/>
        <w:rPr>
          <w:ins w:id="125" w:author="Unknown"/>
          <w:rFonts w:ascii="Tahoma" w:eastAsia="Times New Roman" w:hAnsi="Tahoma" w:cs="Tahoma"/>
          <w:b/>
          <w:bCs/>
          <w:color w:val="3E3E3E"/>
          <w:sz w:val="10"/>
          <w:szCs w:val="10"/>
          <w:lang w:eastAsia="fr-FR"/>
        </w:rPr>
      </w:pPr>
      <w:ins w:id="126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 HYPERLINK "http://www.tomohna.net/vb/newreply.php?do=newreply&amp;p=156281" \o "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rtl/>
            <w:lang w:eastAsia="fr-FR"/>
          </w:rPr>
          <w:instrText>رد مع اقتباس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separate"/>
        </w:r>
      </w:ins>
      <w:r>
        <w:rPr>
          <w:rFonts w:ascii="Tahoma" w:eastAsia="Times New Roman" w:hAnsi="Tahoma" w:cs="Tahoma"/>
          <w:b/>
          <w:bCs/>
          <w:noProof/>
          <w:color w:val="4E4E4E"/>
          <w:sz w:val="10"/>
          <w:szCs w:val="10"/>
          <w:bdr w:val="single" w:sz="2" w:space="0" w:color="A8A8A8" w:frame="1"/>
          <w:shd w:val="clear" w:color="auto" w:fill="DCE0E3"/>
          <w:lang w:eastAsia="fr-FR"/>
        </w:rPr>
        <w:drawing>
          <wp:inline distT="0" distB="0" distL="0" distR="0">
            <wp:extent cx="5715" cy="5715"/>
            <wp:effectExtent l="0" t="0" r="0" b="0"/>
            <wp:docPr id="44" name="quoteimg_156281" descr="رد مع اقتباس">
              <a:hlinkClick xmlns:a="http://schemas.openxmlformats.org/drawingml/2006/main" r:id="rId48" tooltip="&quot;رد مع اقتباس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img_156281" descr="رد مع اقتباس">
                      <a:hlinkClick r:id="rId48" tooltip="&quot;رد مع اقتباس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27" w:author="Unknown">
        <w:r w:rsidRPr="007541EF">
          <w:rPr>
            <w:rFonts w:ascii="Tahoma" w:eastAsia="Times New Roman" w:hAnsi="Tahoma" w:cs="Tahoma"/>
            <w:b/>
            <w:bCs/>
            <w:color w:val="4E4E4E"/>
            <w:sz w:val="10"/>
            <w:u w:val="single"/>
            <w:rtl/>
            <w:lang w:eastAsia="fr-FR"/>
          </w:rPr>
          <w:t>رد مع اقتباس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4CA"/>
        <w:spacing w:after="0" w:line="240" w:lineRule="auto"/>
        <w:ind w:left="-9"/>
        <w:rPr>
          <w:ins w:id="128" w:author="Unknown"/>
          <w:rFonts w:ascii="Verdana" w:eastAsia="Times New Roman" w:hAnsi="Verdana" w:cs="Tahoma"/>
          <w:color w:val="746C4D"/>
          <w:sz w:val="10"/>
          <w:szCs w:val="10"/>
          <w:lang w:eastAsia="fr-FR"/>
        </w:rPr>
      </w:pPr>
      <w:ins w:id="129" w:author="Unknown"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t>27-09-2013, 23:40</w:t>
        </w:r>
        <w:bookmarkStart w:id="130" w:name="post156283"/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instrText xml:space="preserve"> HYPERLINK "http://www.tomohna.net/vb/showthread.php?t=45755&amp;p=156283&amp;viewfull=1" \l "post156283" </w:instrTex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746C4D"/>
            <w:sz w:val="11"/>
            <w:u w:val="single"/>
            <w:lang w:eastAsia="fr-FR"/>
          </w:rPr>
          <w:t>#4</w: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end"/>
        </w:r>
        <w:bookmarkStart w:id="131" w:name="4"/>
        <w:bookmarkEnd w:id="130"/>
        <w:bookmarkEnd w:id="131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132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133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"http://www.tomohna.net/vb/member.php?u=7132"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سارة طموحنا غير متواجد حالياً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proofErr w:type="gramStart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>سارة</w:t>
        </w:r>
        <w:proofErr w:type="gramEnd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 xml:space="preserve"> طموحنا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lang w:eastAsia="fr-FR"/>
          </w:rPr>
          <w:t> 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75" w:line="140" w:lineRule="atLeast"/>
        <w:jc w:val="center"/>
        <w:rPr>
          <w:ins w:id="134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54305" cy="172085"/>
            <wp:effectExtent l="0" t="0" r="0" b="0"/>
            <wp:docPr id="45" name="Image 45" descr="سارة طموحنا غير متواجد حال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سارة طموحنا غير متواجد حالياً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135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136" w:author="Unknown">
        <w:r w:rsidRPr="007541EF">
          <w:rPr>
            <w:rFonts w:ascii="Arial" w:eastAsia="Times New Roman" w:hAnsi="Arial" w:cs="Arial"/>
            <w:color w:val="971D9B"/>
            <w:sz w:val="10"/>
            <w:lang w:eastAsia="fr-FR"/>
          </w:rPr>
          <w:t>♥</w:t>
        </w:r>
        <w:r w:rsidRPr="007541EF">
          <w:rPr>
            <w:rFonts w:ascii="Tahoma" w:eastAsia="Times New Roman" w:hAnsi="Tahoma" w:cs="Tahoma"/>
            <w:color w:val="971D9B"/>
            <w:sz w:val="10"/>
            <w:lang w:eastAsia="fr-FR"/>
          </w:rPr>
          <w:t xml:space="preserve">•- </w:t>
        </w:r>
        <w:r w:rsidRPr="007541EF">
          <w:rPr>
            <w:rFonts w:ascii="Tahoma" w:eastAsia="Times New Roman" w:hAnsi="Tahoma" w:cs="Tahoma"/>
            <w:color w:val="971D9B"/>
            <w:sz w:val="10"/>
            <w:rtl/>
            <w:lang w:eastAsia="fr-FR"/>
          </w:rPr>
          <w:t>تاج منتديات طموحنا</w:t>
        </w:r>
        <w:r w:rsidRPr="007541EF">
          <w:rPr>
            <w:rFonts w:ascii="Tahoma" w:eastAsia="Times New Roman" w:hAnsi="Tahoma" w:cs="Tahoma"/>
            <w:color w:val="971D9B"/>
            <w:sz w:val="10"/>
            <w:lang w:eastAsia="fr-FR"/>
          </w:rPr>
          <w:t xml:space="preserve"> -•</w:t>
        </w:r>
        <w:r w:rsidRPr="007541EF">
          <w:rPr>
            <w:rFonts w:ascii="Arial" w:eastAsia="Times New Roman" w:hAnsi="Arial" w:cs="Arial"/>
            <w:color w:val="971D9B"/>
            <w:sz w:val="10"/>
            <w:lang w:eastAsia="fr-FR"/>
          </w:rPr>
          <w:t>♥</w:t>
        </w:r>
      </w:ins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146175" cy="379730"/>
            <wp:effectExtent l="19050" t="0" r="0" b="0"/>
            <wp:docPr id="46" name="Image 46" descr="http://www.tomohna.net/vb/images/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www.tomohna.net/vb/images/24.gif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137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0"/>
          <w:szCs w:val="10"/>
          <w:lang w:eastAsia="fr-FR"/>
        </w:rPr>
        <w:drawing>
          <wp:inline distT="0" distB="0" distL="0" distR="0">
            <wp:extent cx="1146175" cy="1146175"/>
            <wp:effectExtent l="19050" t="0" r="0" b="0"/>
            <wp:docPr id="47" name="Image 47" descr="الصورة الرمزية سارة طموحنا">
              <a:hlinkClick xmlns:a="http://schemas.openxmlformats.org/drawingml/2006/main" r:id="rId20" tooltip="&quot;سارة طموحنا غير متواجد حالياً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الصورة الرمزية سارة طموحنا">
                      <a:hlinkClick r:id="rId20" tooltip="&quot;سارة طموحنا غير متواجد حالياً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138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139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تاريخ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 xml:space="preserve"> التسجيل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140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spellStart"/>
      <w:ins w:id="141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Oct</w:t>
        </w:r>
        <w:proofErr w:type="spellEnd"/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 xml:space="preserve"> 2012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142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143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المشاركات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144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145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960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146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147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الجنس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148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gramStart"/>
      <w:ins w:id="149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أنثى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2" w:color="C8C8C8"/>
          <w:right w:val="single" w:sz="4" w:space="0" w:color="C2D2DF"/>
        </w:pBdr>
        <w:shd w:val="clear" w:color="auto" w:fill="FFFFFF"/>
        <w:spacing w:after="47" w:line="240" w:lineRule="auto"/>
        <w:outlineLvl w:val="1"/>
        <w:rPr>
          <w:ins w:id="150" w:author="Unknown"/>
          <w:rFonts w:ascii="Tahoma" w:eastAsia="Times New Roman" w:hAnsi="Tahoma" w:cs="Tahoma"/>
          <w:b/>
          <w:bCs/>
          <w:color w:val="333333"/>
          <w:sz w:val="13"/>
          <w:szCs w:val="13"/>
          <w:lang w:eastAsia="fr-FR"/>
        </w:rPr>
      </w:pPr>
      <w:r>
        <w:rPr>
          <w:rFonts w:ascii="Tahoma" w:eastAsia="Times New Roman" w:hAnsi="Tahoma" w:cs="Tahoma"/>
          <w:b/>
          <w:bCs/>
          <w:noProof/>
          <w:color w:val="333333"/>
          <w:sz w:val="13"/>
          <w:szCs w:val="13"/>
          <w:lang w:eastAsia="fr-FR"/>
        </w:rPr>
        <w:drawing>
          <wp:inline distT="0" distB="0" distL="0" distR="0">
            <wp:extent cx="154305" cy="154305"/>
            <wp:effectExtent l="19050" t="0" r="0" b="0"/>
            <wp:docPr id="48" name="Image 48" descr="افتراض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افتراضي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51" w:author="Unknown"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رد: كراس الدروس للعلوم </w:t>
        </w:r>
        <w:proofErr w:type="spellStart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>الفزيائية</w:t>
        </w:r>
        <w:proofErr w:type="spellEnd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 لتلميذة في 4 متوسط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152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153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العفو يا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اخي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ما هذا شيء قليل مما تقوم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به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لافادة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الطلاب الله يكن في العون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0" w:line="240" w:lineRule="auto"/>
        <w:rPr>
          <w:ins w:id="154" w:author="Unknown"/>
          <w:rFonts w:ascii="Verdana" w:eastAsia="Times New Roman" w:hAnsi="Verdana" w:cs="Tahoma"/>
          <w:color w:val="3E3E3E"/>
          <w:sz w:val="14"/>
          <w:szCs w:val="14"/>
          <w:lang w:eastAsia="fr-FR"/>
        </w:rPr>
      </w:pPr>
      <w:ins w:id="155" w:author="Unknown"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 xml:space="preserve">5 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rtl/>
            <w:lang w:eastAsia="fr-FR"/>
          </w:rPr>
          <w:t>من الأعضاء مٌعجبين بهذه المشاركة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>: 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"http://www.tomohna.net/vb/member.php?u=304"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DF01D7"/>
            <w:sz w:val="14"/>
            <w:u w:val="single"/>
            <w:rtl/>
            <w:lang w:eastAsia="fr-FR"/>
          </w:rPr>
          <w:t>بنت الأحرار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proofErr w:type="gram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gram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"http://www.tomohna.net/vb/member.php?u=33991"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rtl/>
            <w:lang w:eastAsia="fr-FR"/>
          </w:rPr>
          <w:t>عازفة على وتر الذكريات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"http://www.tomohna.net/vb/member.php?u=10074"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imeneimene04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spell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"http://www.tomohna.net/vb/member.php?u=40999"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salma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salouma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"http://www.tomohna.net/vb/member.php?u=17734"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souad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soso</w:t>
        </w:r>
        <w:proofErr w:type="spell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DCE0E3"/>
        <w:spacing w:after="0" w:line="240" w:lineRule="auto"/>
        <w:rPr>
          <w:ins w:id="156" w:author="Unknown"/>
          <w:rFonts w:ascii="Tahoma" w:eastAsia="Times New Roman" w:hAnsi="Tahoma" w:cs="Tahoma"/>
          <w:b/>
          <w:bCs/>
          <w:color w:val="3E3E3E"/>
          <w:sz w:val="10"/>
          <w:szCs w:val="10"/>
          <w:lang w:eastAsia="fr-FR"/>
        </w:rPr>
      </w:pPr>
      <w:ins w:id="157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 HYPERLINK "http://www.tomohna.net/vb/newreply.php?do=newreply&amp;p=156283" \o "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rtl/>
            <w:lang w:eastAsia="fr-FR"/>
          </w:rPr>
          <w:instrText>رد مع اقتباس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separate"/>
        </w:r>
      </w:ins>
      <w:r>
        <w:rPr>
          <w:rFonts w:ascii="Tahoma" w:eastAsia="Times New Roman" w:hAnsi="Tahoma" w:cs="Tahoma"/>
          <w:b/>
          <w:bCs/>
          <w:noProof/>
          <w:color w:val="4E4E4E"/>
          <w:sz w:val="10"/>
          <w:szCs w:val="10"/>
          <w:bdr w:val="single" w:sz="2" w:space="0" w:color="A8A8A8" w:frame="1"/>
          <w:shd w:val="clear" w:color="auto" w:fill="DCE0E3"/>
          <w:lang w:eastAsia="fr-FR"/>
        </w:rPr>
        <w:drawing>
          <wp:inline distT="0" distB="0" distL="0" distR="0">
            <wp:extent cx="5715" cy="5715"/>
            <wp:effectExtent l="0" t="0" r="0" b="0"/>
            <wp:docPr id="49" name="quoteimg_156283" descr="رد مع اقتباس">
              <a:hlinkClick xmlns:a="http://schemas.openxmlformats.org/drawingml/2006/main" r:id="rId49" tooltip="&quot;رد مع اقتباس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img_156283" descr="رد مع اقتباس">
                      <a:hlinkClick r:id="rId49" tooltip="&quot;رد مع اقتباس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58" w:author="Unknown">
        <w:r w:rsidRPr="007541EF">
          <w:rPr>
            <w:rFonts w:ascii="Tahoma" w:eastAsia="Times New Roman" w:hAnsi="Tahoma" w:cs="Tahoma"/>
            <w:b/>
            <w:bCs/>
            <w:color w:val="4E4E4E"/>
            <w:sz w:val="10"/>
            <w:u w:val="single"/>
            <w:rtl/>
            <w:lang w:eastAsia="fr-FR"/>
          </w:rPr>
          <w:t>رد مع اقتباس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4CA"/>
        <w:spacing w:after="0" w:line="240" w:lineRule="auto"/>
        <w:ind w:left="-9"/>
        <w:rPr>
          <w:ins w:id="159" w:author="Unknown"/>
          <w:rFonts w:ascii="Verdana" w:eastAsia="Times New Roman" w:hAnsi="Verdana" w:cs="Tahoma"/>
          <w:color w:val="746C4D"/>
          <w:sz w:val="10"/>
          <w:szCs w:val="10"/>
          <w:lang w:eastAsia="fr-FR"/>
        </w:rPr>
      </w:pPr>
      <w:ins w:id="160" w:author="Unknown"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t>27-09-2013, 23:54</w:t>
        </w:r>
        <w:bookmarkStart w:id="161" w:name="post156287"/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instrText xml:space="preserve"> HYPERLINK "http://www.tomohna.net/vb/showthread.php?t=45755&amp;p=156287&amp;viewfull=1" \l "post156287" </w:instrTex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746C4D"/>
            <w:sz w:val="11"/>
            <w:u w:val="single"/>
            <w:lang w:eastAsia="fr-FR"/>
          </w:rPr>
          <w:t>#5</w: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end"/>
        </w:r>
        <w:bookmarkStart w:id="162" w:name="5"/>
        <w:bookmarkEnd w:id="161"/>
        <w:bookmarkEnd w:id="162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163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164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"http://www.tomohna.net/vb/member.php?u=7132"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سارة طموحنا غير متواجد حالياً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proofErr w:type="gramStart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>سارة</w:t>
        </w:r>
        <w:proofErr w:type="gramEnd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 xml:space="preserve"> طموحنا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lang w:eastAsia="fr-FR"/>
          </w:rPr>
          <w:t> 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75" w:line="140" w:lineRule="atLeast"/>
        <w:jc w:val="center"/>
        <w:rPr>
          <w:ins w:id="165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54305" cy="172085"/>
            <wp:effectExtent l="0" t="0" r="0" b="0"/>
            <wp:docPr id="50" name="Image 50" descr="سارة طموحنا غير متواجد حال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سارة طموحنا غير متواجد حالياً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166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167" w:author="Unknown">
        <w:r w:rsidRPr="007541EF">
          <w:rPr>
            <w:rFonts w:ascii="Arial" w:eastAsia="Times New Roman" w:hAnsi="Arial" w:cs="Arial"/>
            <w:color w:val="971D9B"/>
            <w:sz w:val="10"/>
            <w:lang w:eastAsia="fr-FR"/>
          </w:rPr>
          <w:t>♥</w:t>
        </w:r>
        <w:r w:rsidRPr="007541EF">
          <w:rPr>
            <w:rFonts w:ascii="Tahoma" w:eastAsia="Times New Roman" w:hAnsi="Tahoma" w:cs="Tahoma"/>
            <w:color w:val="971D9B"/>
            <w:sz w:val="10"/>
            <w:lang w:eastAsia="fr-FR"/>
          </w:rPr>
          <w:t xml:space="preserve">•- </w:t>
        </w:r>
        <w:r w:rsidRPr="007541EF">
          <w:rPr>
            <w:rFonts w:ascii="Tahoma" w:eastAsia="Times New Roman" w:hAnsi="Tahoma" w:cs="Tahoma"/>
            <w:color w:val="971D9B"/>
            <w:sz w:val="10"/>
            <w:rtl/>
            <w:lang w:eastAsia="fr-FR"/>
          </w:rPr>
          <w:t>تاج منتديات طموحنا</w:t>
        </w:r>
        <w:r w:rsidRPr="007541EF">
          <w:rPr>
            <w:rFonts w:ascii="Tahoma" w:eastAsia="Times New Roman" w:hAnsi="Tahoma" w:cs="Tahoma"/>
            <w:color w:val="971D9B"/>
            <w:sz w:val="10"/>
            <w:lang w:eastAsia="fr-FR"/>
          </w:rPr>
          <w:t xml:space="preserve"> -•</w:t>
        </w:r>
        <w:r w:rsidRPr="007541EF">
          <w:rPr>
            <w:rFonts w:ascii="Arial" w:eastAsia="Times New Roman" w:hAnsi="Arial" w:cs="Arial"/>
            <w:color w:val="971D9B"/>
            <w:sz w:val="10"/>
            <w:lang w:eastAsia="fr-FR"/>
          </w:rPr>
          <w:t>♥</w:t>
        </w:r>
      </w:ins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146175" cy="379730"/>
            <wp:effectExtent l="19050" t="0" r="0" b="0"/>
            <wp:docPr id="51" name="Image 51" descr="http://www.tomohna.net/vb/images/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www.tomohna.net/vb/images/24.gif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168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0"/>
          <w:szCs w:val="10"/>
          <w:lang w:eastAsia="fr-FR"/>
        </w:rPr>
        <w:drawing>
          <wp:inline distT="0" distB="0" distL="0" distR="0">
            <wp:extent cx="1146175" cy="1146175"/>
            <wp:effectExtent l="19050" t="0" r="0" b="0"/>
            <wp:docPr id="52" name="Image 52" descr="الصورة الرمزية سارة طموحنا">
              <a:hlinkClick xmlns:a="http://schemas.openxmlformats.org/drawingml/2006/main" r:id="rId20" tooltip="&quot;سارة طموحنا غير متواجد حالياً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الصورة الرمزية سارة طموحنا">
                      <a:hlinkClick r:id="rId20" tooltip="&quot;سارة طموحنا غير متواجد حالياً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169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170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تاريخ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 xml:space="preserve"> التسجيل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171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spellStart"/>
      <w:ins w:id="172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Oct</w:t>
        </w:r>
        <w:proofErr w:type="spellEnd"/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 xml:space="preserve"> 2012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173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174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المشاركات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175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176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960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177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178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الجنس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179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gramStart"/>
      <w:ins w:id="180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أنثى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2" w:color="C8C8C8"/>
          <w:right w:val="single" w:sz="4" w:space="0" w:color="C2D2DF"/>
        </w:pBdr>
        <w:shd w:val="clear" w:color="auto" w:fill="FFFFFF"/>
        <w:spacing w:after="47" w:line="240" w:lineRule="auto"/>
        <w:outlineLvl w:val="1"/>
        <w:rPr>
          <w:ins w:id="181" w:author="Unknown"/>
          <w:rFonts w:ascii="Tahoma" w:eastAsia="Times New Roman" w:hAnsi="Tahoma" w:cs="Tahoma"/>
          <w:b/>
          <w:bCs/>
          <w:color w:val="333333"/>
          <w:sz w:val="13"/>
          <w:szCs w:val="13"/>
          <w:lang w:eastAsia="fr-FR"/>
        </w:rPr>
      </w:pPr>
      <w:r>
        <w:rPr>
          <w:rFonts w:ascii="Tahoma" w:eastAsia="Times New Roman" w:hAnsi="Tahoma" w:cs="Tahoma"/>
          <w:b/>
          <w:bCs/>
          <w:noProof/>
          <w:color w:val="333333"/>
          <w:sz w:val="13"/>
          <w:szCs w:val="13"/>
          <w:lang w:eastAsia="fr-FR"/>
        </w:rPr>
        <w:drawing>
          <wp:inline distT="0" distB="0" distL="0" distR="0">
            <wp:extent cx="154305" cy="154305"/>
            <wp:effectExtent l="19050" t="0" r="0" b="0"/>
            <wp:docPr id="53" name="Image 53" descr="افتراض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افتراضي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82" w:author="Unknown"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رد: كراس الدروس للعلوم </w:t>
        </w:r>
        <w:proofErr w:type="spellStart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>الفزيائية</w:t>
        </w:r>
        <w:proofErr w:type="spellEnd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 لتلميذة في 4 متوسط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183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1715770" cy="4874895"/>
            <wp:effectExtent l="19050" t="0" r="0" b="0"/>
            <wp:docPr id="54" name="Image 54" descr="https://lh3.googleusercontent.com/-s44rh5fcfuE/UkX-6K_NgiI/AAAAAAAAB_c/n_iaoa8FhMU/s512/Photo%2520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lh3.googleusercontent.com/-s44rh5fcfuE/UkX-6K_NgiI/AAAAAAAAB_c/n_iaoa8FhMU/s512/Photo%2520029.jp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84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342640" cy="4874895"/>
            <wp:effectExtent l="19050" t="0" r="0" b="0"/>
            <wp:docPr id="55" name="Image 55" descr="https://lh3.googleusercontent.com/-ZbFLAf9LD3M/UkYBmriGNxI/AAAAAAAACJk/p9DtddBXeuc/s512/Photo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lh3.googleusercontent.com/-ZbFLAf9LD3M/UkYBmriGNxI/AAAAAAAACJk/p9DtddBXeuc/s512/Photo030.jp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85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08045" cy="4874895"/>
            <wp:effectExtent l="19050" t="0" r="1905" b="0"/>
            <wp:docPr id="56" name="Image 56" descr="https://lh3.googleusercontent.com/-RsDsMZSTTeY/UkYBoiU25qI/AAAAAAAACJs/kF46fxwhsM4/s512/Photo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lh3.googleusercontent.com/-RsDsMZSTTeY/UkYBoiU25qI/AAAAAAAACJs/kF46fxwhsM4/s512/Photo031.jp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86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08045" cy="4874895"/>
            <wp:effectExtent l="19050" t="0" r="1905" b="0"/>
            <wp:docPr id="57" name="Image 57" descr="https://lh6.googleusercontent.com/--3biQIQX0LI/UkX-8kg-6NI/AAAAAAAAB_k/sdCf1DS3lzc/s512/Photo%2520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lh6.googleusercontent.com/--3biQIQX0LI/UkX-8kg-6NI/AAAAAAAAB_k/sdCf1DS3lzc/s512/Photo%2520032.jp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87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85515" cy="4874895"/>
            <wp:effectExtent l="19050" t="0" r="635" b="0"/>
            <wp:docPr id="58" name="Image 58" descr="https://lh6.googleusercontent.com/-csmDB32-dW0/UkX-_26FnKI/AAAAAAAAB_s/Ow8P778ScQ4/s512/Photo%2520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lh6.googleusercontent.com/-csmDB32-dW0/UkX-_26FnKI/AAAAAAAAB_s/Ow8P778ScQ4/s512/Photo%2520033.jp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1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88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50920" cy="4874895"/>
            <wp:effectExtent l="19050" t="0" r="0" b="0"/>
            <wp:docPr id="59" name="Image 59" descr="https://lh3.googleusercontent.com/-OSwXdwJ2DFM/UkX_Bbws3SI/AAAAAAAAB_0/yvDJ5Y0T9bI/s512/Photo%25200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lh3.googleusercontent.com/-OSwXdwJ2DFM/UkX_Bbws3SI/AAAAAAAAB_0/yvDJ5Y0T9bI/s512/Photo%2520034.jp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89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93160" cy="4874895"/>
            <wp:effectExtent l="19050" t="0" r="2540" b="0"/>
            <wp:docPr id="60" name="Image 60" descr="https://lh5.googleusercontent.com/-dVaorCw6bIw/UkX_Czd08iI/AAAAAAAAB_8/_EE4fV1GXr8/s512/Photo%25200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lh5.googleusercontent.com/-dVaorCw6bIw/UkX_Czd08iI/AAAAAAAAB_8/_EE4fV1GXr8/s512/Photo%2520035.jp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90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37890" cy="4874895"/>
            <wp:effectExtent l="19050" t="0" r="0" b="0"/>
            <wp:docPr id="61" name="Image 61" descr="https://lh3.googleusercontent.com/-bH2n8WOcwTc/UkX_GXfUFSI/AAAAAAAACAE/9dBCPygypg0/s512/Photo%2520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lh3.googleusercontent.com/-bH2n8WOcwTc/UkX_GXfUFSI/AAAAAAAACAE/9dBCPygypg0/s512/Photo%2520036.jp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91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74415" cy="4874895"/>
            <wp:effectExtent l="19050" t="0" r="6985" b="0"/>
            <wp:docPr id="62" name="Image 62" descr="https://lh5.googleusercontent.com/-jl2COvMeTVQ/UkX_IvEhylI/AAAAAAAACAM/atGVDBX0mvc/s512/Photo%2520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lh5.googleusercontent.com/-jl2COvMeTVQ/UkX_IvEhylI/AAAAAAAACAM/atGVDBX0mvc/s512/Photo%2520037.jp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92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93160" cy="4874895"/>
            <wp:effectExtent l="19050" t="0" r="2540" b="0"/>
            <wp:docPr id="63" name="Image 63" descr="https://lh5.googleusercontent.com/-iNzDvy51vs8/UkX_KIH3hxI/AAAAAAAACAU/wdx29-P1uXc/s512/Photo%2520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lh5.googleusercontent.com/-iNzDvy51vs8/UkX_KIH3hxI/AAAAAAAACAU/wdx29-P1uXc/s512/Photo%2520038.jp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93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39820" cy="4874895"/>
            <wp:effectExtent l="19050" t="0" r="0" b="0"/>
            <wp:docPr id="64" name="Image 64" descr="https://lh5.googleusercontent.com/-bG-KbYcKJvo/UkX_MwG02AI/AAAAAAAACAc/qpBt6fM-qZ8/s512/Photo%25200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lh5.googleusercontent.com/-bG-KbYcKJvo/UkX_MwG02AI/AAAAAAAACAc/qpBt6fM-qZ8/s512/Photo%2520039.jp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94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39820" cy="4874895"/>
            <wp:effectExtent l="19050" t="0" r="0" b="0"/>
            <wp:docPr id="65" name="Image 65" descr="https://lh5.googleusercontent.com/-KBDxPLc3I8Y/UkX_OtDJfDI/AAAAAAAACAk/9z3ofpu53qU/s512/Photo%25200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lh5.googleusercontent.com/-KBDxPLc3I8Y/UkX_OtDJfDI/AAAAAAAACAk/9z3ofpu53qU/s512/Photo%2520040.jp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95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93160" cy="4874895"/>
            <wp:effectExtent l="19050" t="0" r="2540" b="0"/>
            <wp:docPr id="66" name="Image 66" descr="https://lh3.googleusercontent.com/-HPZ3WblKTzs/UkX_QM6Rr1I/AAAAAAAACAs/D0WumxXR6ZU/s512/Photo%252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lh3.googleusercontent.com/-HPZ3WblKTzs/UkX_QM6Rr1I/AAAAAAAACAs/D0WumxXR6ZU/s512/Photo%2520041.jp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96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74415" cy="4874895"/>
            <wp:effectExtent l="19050" t="0" r="6985" b="0"/>
            <wp:docPr id="67" name="Image 67" descr="https://lh3.googleusercontent.com/-Pc7_OJdQ0YA/UkX_TGdFJiI/AAAAAAAACA0/1nZjE1tbIVk/s512/Photo%25200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lh3.googleusercontent.com/-Pc7_OJdQ0YA/UkX_TGdFJiI/AAAAAAAACA0/1nZjE1tbIVk/s512/Photo%2520042.jp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97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39820" cy="4874895"/>
            <wp:effectExtent l="19050" t="0" r="0" b="0"/>
            <wp:docPr id="68" name="Image 68" descr="https://lh3.googleusercontent.com/-gpIT-_NhwDU/UkX_YOi5p5I/AAAAAAAACBA/gtUklC6BqTw/s512/Photo%2520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s://lh3.googleusercontent.com/-gpIT-_NhwDU/UkX_YOi5p5I/AAAAAAAACBA/gtUklC6BqTw/s512/Photo%2520043.jp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98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03295" cy="4874895"/>
            <wp:effectExtent l="19050" t="0" r="1905" b="0"/>
            <wp:docPr id="69" name="Image 69" descr="https://lh3.googleusercontent.com/-H2uYz81rvek/UkX_Y9GiN5I/AAAAAAAACBE/dqLFRSMO5h4/s512/Photo%25200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lh3.googleusercontent.com/-H2uYz81rvek/UkX_Y9GiN5I/AAAAAAAACBE/dqLFRSMO5h4/s512/Photo%2520044.jp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99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03295" cy="4874895"/>
            <wp:effectExtent l="19050" t="0" r="1905" b="0"/>
            <wp:docPr id="70" name="Image 70" descr="https://lh6.googleusercontent.com/-n963t8YxEec/UkX_amRakFI/AAAAAAAACBM/vU-8Y8cfvsw/s512/Photo%25200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lh6.googleusercontent.com/-n963t8YxEec/UkX_amRakFI/AAAAAAAACBM/vU-8Y8cfvsw/s512/Photo%2520045.jp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200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503295" cy="4874895"/>
            <wp:effectExtent l="19050" t="0" r="1905" b="0"/>
            <wp:docPr id="71" name="Image 71" descr="https://lh6.googleusercontent.com/-m4dIp2y_G3g/UkX_dviKMdI/AAAAAAAACBU/LJq8ISQnWEQ/s512/Photo%25200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lh6.googleusercontent.com/-m4dIp2y_G3g/UkX_dviKMdI/AAAAAAAACBU/LJq8ISQnWEQ/s512/Photo%2520046.jp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201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616325" cy="4874895"/>
            <wp:effectExtent l="19050" t="0" r="3175" b="0"/>
            <wp:docPr id="72" name="Image 72" descr="https://lh6.googleusercontent.com/-6FM5eNkoq7Q/UkX_ft5qSBI/AAAAAAAACBc/ch8fH7DlAyE/s512/Photo%2520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s://lh6.googleusercontent.com/-6FM5eNkoq7Q/UkX_ft5qSBI/AAAAAAAACBc/ch8fH7DlAyE/s512/Photo%2520047.jp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202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EE82EE"/>
            <w:sz w:val="48"/>
            <w:szCs w:val="48"/>
            <w:rtl/>
            <w:lang w:eastAsia="fr-FR"/>
          </w:rPr>
          <w:t>يتبع</w:t>
        </w:r>
        <w:r w:rsidRPr="007541EF">
          <w:rPr>
            <w:rFonts w:ascii="Verdana" w:eastAsia="Times New Roman" w:hAnsi="Verdana" w:cs="Tahoma"/>
            <w:b/>
            <w:bCs/>
            <w:color w:val="EE82EE"/>
            <w:sz w:val="48"/>
            <w:szCs w:val="48"/>
            <w:lang w:eastAsia="fr-FR"/>
          </w:rPr>
          <w:t>......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0" w:line="240" w:lineRule="auto"/>
        <w:rPr>
          <w:ins w:id="203" w:author="Unknown"/>
          <w:rFonts w:ascii="Verdana" w:eastAsia="Times New Roman" w:hAnsi="Verdana" w:cs="Tahoma"/>
          <w:color w:val="3E3E3E"/>
          <w:sz w:val="14"/>
          <w:szCs w:val="14"/>
          <w:lang w:eastAsia="fr-FR"/>
        </w:rPr>
      </w:pPr>
      <w:ins w:id="204" w:author="Unknown"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 xml:space="preserve">4 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rtl/>
            <w:lang w:eastAsia="fr-FR"/>
          </w:rPr>
          <w:t>من الأعضاء مٌعجبين بهذه المشاركة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>: 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"http://www.tomohna.net/vb/member.php?u=304"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DF01D7"/>
            <w:sz w:val="14"/>
            <w:u w:val="single"/>
            <w:rtl/>
            <w:lang w:eastAsia="fr-FR"/>
          </w:rPr>
          <w:t>بنت الأحرار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proofErr w:type="gram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spellStart"/>
        <w:proofErr w:type="gram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"http://www.tomohna.net/vb/member.php?u=18012"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ahlam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 xml:space="preserve"> mani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"http://www.tomohna.net/vb/member.php?u=10074"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imeneimene04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spell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"http://www.tomohna.net/vb/member.php?u=17734"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souad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soso</w:t>
        </w:r>
        <w:proofErr w:type="spell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DCE0E3"/>
        <w:spacing w:after="0" w:line="240" w:lineRule="auto"/>
        <w:rPr>
          <w:ins w:id="205" w:author="Unknown"/>
          <w:rFonts w:ascii="Tahoma" w:eastAsia="Times New Roman" w:hAnsi="Tahoma" w:cs="Tahoma"/>
          <w:b/>
          <w:bCs/>
          <w:color w:val="3E3E3E"/>
          <w:sz w:val="10"/>
          <w:szCs w:val="10"/>
          <w:lang w:eastAsia="fr-FR"/>
        </w:rPr>
      </w:pPr>
      <w:ins w:id="206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 HYPERLINK "http://www.tomohna.net/vb/newreply.php?do=newreply&amp;p=156287" \o "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rtl/>
            <w:lang w:eastAsia="fr-FR"/>
          </w:rPr>
          <w:instrText>رد مع اقتباس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separate"/>
        </w:r>
      </w:ins>
      <w:r>
        <w:rPr>
          <w:rFonts w:ascii="Tahoma" w:eastAsia="Times New Roman" w:hAnsi="Tahoma" w:cs="Tahoma"/>
          <w:b/>
          <w:bCs/>
          <w:noProof/>
          <w:color w:val="4E4E4E"/>
          <w:sz w:val="10"/>
          <w:szCs w:val="10"/>
          <w:bdr w:val="single" w:sz="2" w:space="0" w:color="A8A8A8" w:frame="1"/>
          <w:shd w:val="clear" w:color="auto" w:fill="DCE0E3"/>
          <w:lang w:eastAsia="fr-FR"/>
        </w:rPr>
        <w:drawing>
          <wp:inline distT="0" distB="0" distL="0" distR="0">
            <wp:extent cx="5715" cy="5715"/>
            <wp:effectExtent l="0" t="0" r="0" b="0"/>
            <wp:docPr id="73" name="quoteimg_156287" descr="رد مع اقتباس">
              <a:hlinkClick xmlns:a="http://schemas.openxmlformats.org/drawingml/2006/main" r:id="rId69" tooltip="&quot;رد مع اقتباس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img_156287" descr="رد مع اقتباس">
                      <a:hlinkClick r:id="rId69" tooltip="&quot;رد مع اقتباس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207" w:author="Unknown">
        <w:r w:rsidRPr="007541EF">
          <w:rPr>
            <w:rFonts w:ascii="Tahoma" w:eastAsia="Times New Roman" w:hAnsi="Tahoma" w:cs="Tahoma"/>
            <w:b/>
            <w:bCs/>
            <w:color w:val="4E4E4E"/>
            <w:sz w:val="10"/>
            <w:u w:val="single"/>
            <w:rtl/>
            <w:lang w:eastAsia="fr-FR"/>
          </w:rPr>
          <w:t>رد مع اقتباس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4CA"/>
        <w:spacing w:after="0" w:line="240" w:lineRule="auto"/>
        <w:ind w:left="-9"/>
        <w:rPr>
          <w:ins w:id="208" w:author="Unknown"/>
          <w:rFonts w:ascii="Verdana" w:eastAsia="Times New Roman" w:hAnsi="Verdana" w:cs="Tahoma"/>
          <w:color w:val="746C4D"/>
          <w:sz w:val="10"/>
          <w:szCs w:val="10"/>
          <w:lang w:eastAsia="fr-FR"/>
        </w:rPr>
      </w:pPr>
      <w:ins w:id="209" w:author="Unknown"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t>28-09-2013, 00:24</w:t>
        </w:r>
        <w:bookmarkStart w:id="210" w:name="post156289"/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instrText xml:space="preserve"> HYPERLINK "http://www.tomohna.net/vb/showthread.php?t=45755&amp;p=156289&amp;viewfull=1" \l "post156289" </w:instrTex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746C4D"/>
            <w:sz w:val="11"/>
            <w:u w:val="single"/>
            <w:lang w:eastAsia="fr-FR"/>
          </w:rPr>
          <w:t>#6</w: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end"/>
        </w:r>
        <w:bookmarkStart w:id="211" w:name="6"/>
        <w:bookmarkEnd w:id="210"/>
        <w:bookmarkEnd w:id="211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212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213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"http://www.tomohna.net/vb/member.php?u=17734" \o "souad soso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غير متواجد حالياً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proofErr w:type="spellStart"/>
        <w:proofErr w:type="gramStart"/>
        <w:r w:rsidRPr="007541EF">
          <w:rPr>
            <w:rFonts w:ascii="Verdana" w:eastAsia="Times New Roman" w:hAnsi="Verdana" w:cs="Tahoma"/>
            <w:color w:val="008080"/>
            <w:sz w:val="32"/>
            <w:lang w:eastAsia="fr-FR"/>
          </w:rPr>
          <w:t>souad</w:t>
        </w:r>
        <w:proofErr w:type="spellEnd"/>
        <w:proofErr w:type="gramEnd"/>
        <w:r w:rsidRPr="007541EF">
          <w:rPr>
            <w:rFonts w:ascii="Verdana" w:eastAsia="Times New Roman" w:hAnsi="Verdana" w:cs="Tahoma"/>
            <w:color w:val="008080"/>
            <w:sz w:val="32"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color w:val="008080"/>
            <w:sz w:val="32"/>
            <w:lang w:eastAsia="fr-FR"/>
          </w:rPr>
          <w:t>soso</w:t>
        </w:r>
        <w:proofErr w:type="spellEnd"/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lang w:eastAsia="fr-FR"/>
          </w:rPr>
          <w:t> 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75" w:line="140" w:lineRule="atLeast"/>
        <w:jc w:val="center"/>
        <w:rPr>
          <w:ins w:id="214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54305" cy="172085"/>
            <wp:effectExtent l="0" t="0" r="0" b="0"/>
            <wp:docPr id="74" name="Image 74" descr="souad soso غير متواجد حال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souad soso غير متواجد حالياً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215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146175" cy="379730"/>
            <wp:effectExtent l="19050" t="0" r="0" b="0"/>
            <wp:docPr id="75" name="Image 75" descr="http://www.tomohna.net/vb/images/1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www.tomohna.net/vb/images/11.gif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216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0"/>
          <w:szCs w:val="10"/>
          <w:lang w:eastAsia="fr-FR"/>
        </w:rPr>
        <w:drawing>
          <wp:inline distT="0" distB="0" distL="0" distR="0">
            <wp:extent cx="1336040" cy="1336040"/>
            <wp:effectExtent l="19050" t="0" r="0" b="0"/>
            <wp:docPr id="76" name="Image 76" descr="الصورة الرمزية souad soso">
              <a:hlinkClick xmlns:a="http://schemas.openxmlformats.org/drawingml/2006/main" r:id="rId71" tooltip="&quot;souad soso غير متواجد حالياً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الصورة الرمزية souad soso">
                      <a:hlinkClick r:id="rId71" tooltip="&quot;souad soso غير متواجد حالياً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133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217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218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تاريخ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 xml:space="preserve"> التسجيل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219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220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Sep 2013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221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222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العمر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223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224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16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225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226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المشاركات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227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228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188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229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230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الجنس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231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gramStart"/>
      <w:ins w:id="232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أنثى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233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234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هواياتي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235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gramStart"/>
      <w:ins w:id="236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السباحة</w:t>
        </w:r>
        <w:proofErr w:type="gramEnd"/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 xml:space="preserve"> و التمثيل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237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238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شعاري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239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240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ابتسم فالابتسامة مفتاح القلوب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2" w:color="C8C8C8"/>
          <w:right w:val="single" w:sz="4" w:space="0" w:color="C2D2DF"/>
        </w:pBdr>
        <w:shd w:val="clear" w:color="auto" w:fill="FFFFFF"/>
        <w:spacing w:after="47" w:line="240" w:lineRule="auto"/>
        <w:outlineLvl w:val="1"/>
        <w:rPr>
          <w:ins w:id="241" w:author="Unknown"/>
          <w:rFonts w:ascii="Tahoma" w:eastAsia="Times New Roman" w:hAnsi="Tahoma" w:cs="Tahoma"/>
          <w:b/>
          <w:bCs/>
          <w:color w:val="333333"/>
          <w:sz w:val="13"/>
          <w:szCs w:val="13"/>
          <w:lang w:eastAsia="fr-FR"/>
        </w:rPr>
      </w:pPr>
      <w:r>
        <w:rPr>
          <w:rFonts w:ascii="Tahoma" w:eastAsia="Times New Roman" w:hAnsi="Tahoma" w:cs="Tahoma"/>
          <w:b/>
          <w:bCs/>
          <w:noProof/>
          <w:color w:val="333333"/>
          <w:sz w:val="13"/>
          <w:szCs w:val="13"/>
          <w:lang w:eastAsia="fr-FR"/>
        </w:rPr>
        <w:drawing>
          <wp:inline distT="0" distB="0" distL="0" distR="0">
            <wp:extent cx="154305" cy="154305"/>
            <wp:effectExtent l="19050" t="0" r="0" b="0"/>
            <wp:docPr id="77" name="Image 77" descr="افتراض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افتراضي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242" w:author="Unknown"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رد: كراس الدروس للعلوم </w:t>
        </w:r>
        <w:proofErr w:type="spellStart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>الفزيائية</w:t>
        </w:r>
        <w:proofErr w:type="spellEnd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 لتلميذة في 4 متوسط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243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r w:rsidRPr="007541EF">
        <w:rPr>
          <w:rFonts w:ascii="Verdana" w:eastAsia="Times New Roman" w:hAnsi="Verdana" w:cs="Tahoma"/>
          <w:b/>
          <w:bCs/>
          <w:color w:val="333333"/>
          <w:sz w:val="15"/>
          <w:szCs w:val="15"/>
          <w:rtl/>
          <w:lang w:eastAsia="fr-FR"/>
        </w:rPr>
        <w:t>بارك الله فيك وجعلها في ميزان حسناتك هذا يفيدنا جدا شكرا لكي</w:t>
      </w:r>
      <w:ins w:id="244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lang w:eastAsia="fr-FR"/>
          </w:rPr>
          <w:t> </w:t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1235075" cy="1449070"/>
            <wp:effectExtent l="19050" t="0" r="3175" b="0"/>
            <wp:docPr id="78" name="Image 78" descr="http://www.tomohna.net/vb/images/smilies/up2up-5d3aab1d4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www.tomohna.net/vb/images/smilies/up2up-5d3aab1d41.gif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075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97510" cy="255270"/>
            <wp:effectExtent l="0" t="0" r="0" b="0"/>
            <wp:docPr id="79" name="Image 79" descr="http://www.tomohna.net/vb/images/smilies/olko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://www.tomohna.net/vb/images/smilies/olkoi.gif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25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97510" cy="255270"/>
            <wp:effectExtent l="0" t="0" r="0" b="0"/>
            <wp:docPr id="80" name="Image 80" descr="http://www.tomohna.net/vb/images/smilies/olko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://www.tomohna.net/vb/images/smilies/olkoi.gif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25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97510" cy="255270"/>
            <wp:effectExtent l="0" t="0" r="0" b="0"/>
            <wp:docPr id="81" name="Image 81" descr="http://www.tomohna.net/vb/images/smilies/olko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://www.tomohna.net/vb/images/smilies/olkoi.gif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25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1193165" cy="664845"/>
            <wp:effectExtent l="0" t="0" r="6985" b="0"/>
            <wp:docPr id="82" name="Image 82" descr="http://www.tomohna.net/vb/images/smilies/37350_111957323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://www.tomohna.net/vb/images/smilies/37350_11195732318.gif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165" cy="66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1193165" cy="664845"/>
            <wp:effectExtent l="0" t="0" r="6985" b="0"/>
            <wp:docPr id="83" name="Image 83" descr="http://www.tomohna.net/vb/images/smilies/37350_111957323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://www.tomohna.net/vb/images/smilies/37350_11195732318.gif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165" cy="66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457200" cy="361950"/>
            <wp:effectExtent l="0" t="0" r="0" b="0"/>
            <wp:docPr id="84" name="Image 84" descr="http://www.tomohna.net/vb/images/smilies/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://www.tomohna.net/vb/images/smilies/77.gif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949960" cy="332740"/>
            <wp:effectExtent l="19050" t="0" r="2540" b="0"/>
            <wp:docPr id="85" name="Image 85" descr="http://www.tomohna.net/vb/images/smilies/springsmi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://www.tomohna.net/vb/images/smilies/springsmile.gif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33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949960" cy="189865"/>
            <wp:effectExtent l="0" t="0" r="0" b="0"/>
            <wp:docPr id="86" name="Image 86" descr="http://www.tomohna.net/vb/images/smilies/e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www.tomohna.net/vb/images/smilies/e015.gif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949960" cy="189865"/>
            <wp:effectExtent l="0" t="0" r="0" b="0"/>
            <wp:docPr id="87" name="Image 87" descr="http://www.tomohna.net/vb/images/smilies/e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://www.tomohna.net/vb/images/smilies/e015.gif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949960" cy="189865"/>
            <wp:effectExtent l="0" t="0" r="0" b="0"/>
            <wp:docPr id="88" name="Image 88" descr="http://www.tomohna.net/vb/images/smilies/e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://www.tomohna.net/vb/images/smilies/e015.gif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949960" cy="189865"/>
            <wp:effectExtent l="0" t="0" r="0" b="0"/>
            <wp:docPr id="89" name="Image 89" descr="http://www.tomohna.net/vb/images/smilies/e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://www.tomohna.net/vb/images/smilies/e015.gif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949960" cy="189865"/>
            <wp:effectExtent l="0" t="0" r="0" b="0"/>
            <wp:docPr id="90" name="Image 90" descr="http://www.tomohna.net/vb/images/smilies/e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://www.tomohna.net/vb/images/smilies/e015.gif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178435" cy="178435"/>
            <wp:effectExtent l="19050" t="0" r="0" b="0"/>
            <wp:docPr id="91" name="Image 91" descr="http://www.tomohna.net/vb/images/smilies/(clap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://www.tomohna.net/vb/images/smilies/(clap).gif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44170" cy="249555"/>
            <wp:effectExtent l="0" t="0" r="0" b="0"/>
            <wp:docPr id="92" name="Image 92" descr="http://www.tomohna.net/vb/images/smilies/pleasantry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://www.tomohna.net/vb/images/smilies/pleasantry.gif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" cy="24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245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t>:1264884372:</w:t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611505" cy="570230"/>
            <wp:effectExtent l="19050" t="0" r="0" b="0"/>
            <wp:docPr id="93" name="Image 93" descr="http://www.tomohna.net/vb/images/smilies/choi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://www.tomohna.net/vb/images/smilies/choir.gif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611505" cy="570230"/>
            <wp:effectExtent l="19050" t="0" r="0" b="0"/>
            <wp:docPr id="94" name="Image 94" descr="http://www.tomohna.net/vb/images/smilies/choi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://www.tomohna.net/vb/images/smilies/choir.gif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611505" cy="570230"/>
            <wp:effectExtent l="19050" t="0" r="0" b="0"/>
            <wp:docPr id="95" name="Image 95" descr="http://www.tomohna.net/vb/images/smilies/choi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://www.tomohna.net/vb/images/smilies/choir.gif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896620" cy="457200"/>
            <wp:effectExtent l="19050" t="0" r="0" b="0"/>
            <wp:docPr id="96" name="Image 96" descr="http://www.tomohna.net/vb/images/smilies/pillowfigh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://www.tomohna.net/vb/images/smilies/pillowfight.gif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62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1525905" cy="1151890"/>
            <wp:effectExtent l="19050" t="0" r="0" b="0"/>
            <wp:docPr id="97" name="Image 97" descr="http://www.tomohna.net/vb/images/smilies/12v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://www.tomohna.net/vb/images/smilies/12v.gif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1151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1525905" cy="1151890"/>
            <wp:effectExtent l="19050" t="0" r="0" b="0"/>
            <wp:docPr id="98" name="Image 98" descr="http://www.tomohna.net/vb/images/smilies/12v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://www.tomohna.net/vb/images/smilies/12v.gif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1151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178435" cy="178435"/>
            <wp:effectExtent l="0" t="0" r="0" b="0"/>
            <wp:docPr id="99" name="Image 99" descr="http://www.tomohna.net/vb/images/smilies/(bow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://www.tomohna.net/vb/images/smilies/(bow).gif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178435" cy="178435"/>
            <wp:effectExtent l="0" t="0" r="0" b="0"/>
            <wp:docPr id="100" name="Image 100" descr="http://www.tomohna.net/vb/images/smilies/(bow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://www.tomohna.net/vb/images/smilies/(bow).gif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178435" cy="178435"/>
            <wp:effectExtent l="0" t="0" r="0" b="0"/>
            <wp:docPr id="101" name="Image 101" descr="http://www.tomohna.net/vb/images/smilies/(bow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://www.tomohna.net/vb/images/smilies/(bow).gif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246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lang w:eastAsia="fr-FR"/>
          </w:rPr>
          <w:t> 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ارشدينا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كيف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اجازيك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على حسنتك مهما فعلت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فلايكفي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شكرا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لك</w:t>
        </w:r>
        <w:proofErr w:type="spell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0" w:line="240" w:lineRule="auto"/>
        <w:rPr>
          <w:ins w:id="247" w:author="Unknown"/>
          <w:rFonts w:ascii="Verdana" w:eastAsia="Times New Roman" w:hAnsi="Verdana" w:cs="Tahoma"/>
          <w:color w:val="3E3E3E"/>
          <w:sz w:val="14"/>
          <w:szCs w:val="14"/>
          <w:lang w:eastAsia="fr-FR"/>
        </w:rPr>
      </w:pPr>
      <w:ins w:id="248" w:author="Unknown"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 xml:space="preserve">3 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rtl/>
            <w:lang w:eastAsia="fr-FR"/>
          </w:rPr>
          <w:t>من الأعضاء مٌعجبين بهذه المشاركة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>: 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"http://www.tomohna.net/vb/member.php?u=304"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DF01D7"/>
            <w:sz w:val="14"/>
            <w:u w:val="single"/>
            <w:rtl/>
            <w:lang w:eastAsia="fr-FR"/>
          </w:rPr>
          <w:t>بنت الأحرار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proofErr w:type="gram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gram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"http://www.tomohna.net/vb/member.php?u=7132"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rtl/>
            <w:lang w:eastAsia="fr-FR"/>
          </w:rPr>
          <w:t>سارة طموحنا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"http://www.tomohna.net/vb/member.php?u=10074"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imeneimene04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DCE0E3"/>
        <w:spacing w:after="0" w:line="240" w:lineRule="auto"/>
        <w:rPr>
          <w:ins w:id="249" w:author="Unknown"/>
          <w:rFonts w:ascii="Tahoma" w:eastAsia="Times New Roman" w:hAnsi="Tahoma" w:cs="Tahoma"/>
          <w:b/>
          <w:bCs/>
          <w:color w:val="3E3E3E"/>
          <w:sz w:val="10"/>
          <w:szCs w:val="10"/>
          <w:lang w:eastAsia="fr-FR"/>
        </w:rPr>
      </w:pPr>
      <w:ins w:id="250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 HYPERLINK "http://www.tomohna.net/vb/newreply.php?do=newreply&amp;p=156289" \o "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rtl/>
            <w:lang w:eastAsia="fr-FR"/>
          </w:rPr>
          <w:instrText>رد مع اقتباس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separate"/>
        </w:r>
      </w:ins>
      <w:r>
        <w:rPr>
          <w:rFonts w:ascii="Tahoma" w:eastAsia="Times New Roman" w:hAnsi="Tahoma" w:cs="Tahoma"/>
          <w:b/>
          <w:bCs/>
          <w:noProof/>
          <w:color w:val="4E4E4E"/>
          <w:sz w:val="10"/>
          <w:szCs w:val="10"/>
          <w:bdr w:val="single" w:sz="2" w:space="0" w:color="A8A8A8" w:frame="1"/>
          <w:shd w:val="clear" w:color="auto" w:fill="DCE0E3"/>
          <w:lang w:eastAsia="fr-FR"/>
        </w:rPr>
        <w:drawing>
          <wp:inline distT="0" distB="0" distL="0" distR="0">
            <wp:extent cx="5715" cy="5715"/>
            <wp:effectExtent l="0" t="0" r="0" b="0"/>
            <wp:docPr id="102" name="quoteimg_156289" descr="رد مع اقتباس">
              <a:hlinkClick xmlns:a="http://schemas.openxmlformats.org/drawingml/2006/main" r:id="rId85" tooltip="&quot;رد مع اقتباس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img_156289" descr="رد مع اقتباس">
                      <a:hlinkClick r:id="rId85" tooltip="&quot;رد مع اقتباس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251" w:author="Unknown">
        <w:r w:rsidRPr="007541EF">
          <w:rPr>
            <w:rFonts w:ascii="Tahoma" w:eastAsia="Times New Roman" w:hAnsi="Tahoma" w:cs="Tahoma"/>
            <w:b/>
            <w:bCs/>
            <w:color w:val="4E4E4E"/>
            <w:sz w:val="10"/>
            <w:u w:val="single"/>
            <w:rtl/>
            <w:lang w:eastAsia="fr-FR"/>
          </w:rPr>
          <w:t>رد مع اقتباس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4CA"/>
        <w:spacing w:after="0" w:line="240" w:lineRule="auto"/>
        <w:ind w:left="-9"/>
        <w:rPr>
          <w:ins w:id="252" w:author="Unknown"/>
          <w:rFonts w:ascii="Verdana" w:eastAsia="Times New Roman" w:hAnsi="Verdana" w:cs="Tahoma"/>
          <w:color w:val="746C4D"/>
          <w:sz w:val="10"/>
          <w:szCs w:val="10"/>
          <w:lang w:eastAsia="fr-FR"/>
        </w:rPr>
      </w:pPr>
      <w:ins w:id="253" w:author="Unknown"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t>28-09-2013, 10:32</w:t>
        </w:r>
        <w:bookmarkStart w:id="254" w:name="post156321"/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instrText xml:space="preserve"> HYPERLINK "http://www.tomohna.net/vb/showthread.php?t=45755&amp;p=156321&amp;viewfull=1" \l "post156321" </w:instrTex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746C4D"/>
            <w:sz w:val="11"/>
            <w:u w:val="single"/>
            <w:lang w:eastAsia="fr-FR"/>
          </w:rPr>
          <w:t>#7</w: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end"/>
        </w:r>
        <w:bookmarkStart w:id="255" w:name="7"/>
        <w:bookmarkEnd w:id="254"/>
        <w:bookmarkEnd w:id="255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256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257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"http://www.tomohna.net/vb/member.php?u=10074" \o "imeneimene04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غير متواجد حالياً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32"/>
            <w:lang w:eastAsia="fr-FR"/>
          </w:rPr>
          <w:t>imeneimene04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lang w:eastAsia="fr-FR"/>
          </w:rPr>
          <w:t> 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75" w:line="140" w:lineRule="atLeast"/>
        <w:jc w:val="center"/>
        <w:rPr>
          <w:ins w:id="258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54305" cy="172085"/>
            <wp:effectExtent l="0" t="0" r="0" b="0"/>
            <wp:docPr id="103" name="Image 103" descr="imeneimene04 غير متواجد حال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eneimene04 غير متواجد حالياً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259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146175" cy="379730"/>
            <wp:effectExtent l="19050" t="0" r="0" b="0"/>
            <wp:docPr id="104" name="Image 104" descr="http://www.tomohna.net/vb/images/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://www.tomohna.net/vb/images/16.gif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260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0"/>
          <w:szCs w:val="10"/>
          <w:lang w:eastAsia="fr-FR"/>
        </w:rPr>
        <w:drawing>
          <wp:inline distT="0" distB="0" distL="0" distR="0">
            <wp:extent cx="469265" cy="949960"/>
            <wp:effectExtent l="19050" t="0" r="6985" b="0"/>
            <wp:docPr id="105" name="Image 105" descr="الصورة الرمزية imeneimene04">
              <a:hlinkClick xmlns:a="http://schemas.openxmlformats.org/drawingml/2006/main" r:id="rId87" tooltip="&quot;imeneimene04 غير متواجد حالياً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الصورة الرمزية imeneimene04">
                      <a:hlinkClick r:id="rId87" tooltip="&quot;imeneimene04 غير متواجد حالياً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261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262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تاريخ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 xml:space="preserve"> التسجيل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263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spellStart"/>
      <w:ins w:id="264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Feb</w:t>
        </w:r>
        <w:proofErr w:type="spellEnd"/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 xml:space="preserve"> 2013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265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266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العمر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267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268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19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269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270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المشاركات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271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272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4,971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273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274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الجنس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275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gramStart"/>
      <w:ins w:id="276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أنثى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277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278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279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"http://www.tomohna.net/vb/member.php?u=10074&amp;tab=test"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المزيد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\»"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>عدد النقاط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t>: 45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280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281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"http://www.tomohna.net/vb/member.php?u=10074&amp;tab=test"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المزيد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\»"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 xml:space="preserve">عدد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>الاوسمة</w:t>
        </w:r>
        <w:proofErr w:type="spellEnd"/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t>: 4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282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106" name="Image 106" descr="شكر و تقدير من اشراف المنتدى الترفيه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شكر و تقدير من اشراف المنتدى الترفيهي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283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107" name="Image 107" descr="شكر و تقدير من اشراف اناقة حوا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شكر و تقدير من اشراف اناقة حواء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284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108" name="Image 108" descr="شكر و تقدير من اشراف الخياطة و التطري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شكر و تقدير من اشراف الخياطة و التطريز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2" w:color="C8C8C8"/>
          <w:right w:val="single" w:sz="4" w:space="0" w:color="C2D2DF"/>
        </w:pBdr>
        <w:shd w:val="clear" w:color="auto" w:fill="FFFFFF"/>
        <w:spacing w:after="47" w:line="240" w:lineRule="auto"/>
        <w:outlineLvl w:val="1"/>
        <w:rPr>
          <w:ins w:id="285" w:author="Unknown"/>
          <w:rFonts w:ascii="Tahoma" w:eastAsia="Times New Roman" w:hAnsi="Tahoma" w:cs="Tahoma"/>
          <w:b/>
          <w:bCs/>
          <w:color w:val="333333"/>
          <w:sz w:val="13"/>
          <w:szCs w:val="13"/>
          <w:lang w:eastAsia="fr-FR"/>
        </w:rPr>
      </w:pPr>
      <w:r>
        <w:rPr>
          <w:rFonts w:ascii="Tahoma" w:eastAsia="Times New Roman" w:hAnsi="Tahoma" w:cs="Tahoma"/>
          <w:b/>
          <w:bCs/>
          <w:noProof/>
          <w:color w:val="333333"/>
          <w:sz w:val="13"/>
          <w:szCs w:val="13"/>
          <w:lang w:eastAsia="fr-FR"/>
        </w:rPr>
        <w:drawing>
          <wp:inline distT="0" distB="0" distL="0" distR="0">
            <wp:extent cx="154305" cy="154305"/>
            <wp:effectExtent l="19050" t="0" r="0" b="0"/>
            <wp:docPr id="109" name="Image 109" descr="افتراض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افتراضي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286" w:author="Unknown"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رد: كراس الدروس للعلوم </w:t>
        </w:r>
        <w:proofErr w:type="spellStart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>الفزيائية</w:t>
        </w:r>
        <w:proofErr w:type="spellEnd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 لتلميذة في 4 متوسط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287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288" w:author="Unknown">
        <w:r w:rsidRPr="007541EF">
          <w:rPr>
            <w:rFonts w:ascii="Verdana" w:eastAsia="Times New Roman" w:hAnsi="Verdana" w:cs="Tahoma"/>
            <w:b/>
            <w:bCs/>
            <w:color w:val="FF0000"/>
            <w:sz w:val="36"/>
            <w:szCs w:val="36"/>
            <w:rtl/>
            <w:lang w:eastAsia="fr-FR"/>
          </w:rPr>
          <w:t xml:space="preserve">بارك الله فيك غاليتي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FF0000"/>
            <w:sz w:val="36"/>
            <w:szCs w:val="36"/>
            <w:rtl/>
            <w:lang w:eastAsia="fr-FR"/>
          </w:rPr>
          <w:t>وجزاك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FF0000"/>
            <w:sz w:val="36"/>
            <w:szCs w:val="36"/>
            <w:rtl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FF0000"/>
            <w:sz w:val="36"/>
            <w:szCs w:val="36"/>
            <w:rtl/>
            <w:lang w:eastAsia="fr-FR"/>
          </w:rPr>
          <w:t>الف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FF0000"/>
            <w:sz w:val="36"/>
            <w:szCs w:val="36"/>
            <w:rtl/>
            <w:lang w:eastAsia="fr-FR"/>
          </w:rPr>
          <w:t xml:space="preserve"> خير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0" w:line="240" w:lineRule="auto"/>
        <w:rPr>
          <w:ins w:id="289" w:author="Unknown"/>
          <w:rFonts w:ascii="Verdana" w:eastAsia="Times New Roman" w:hAnsi="Verdana" w:cs="Tahoma"/>
          <w:color w:val="3E3E3E"/>
          <w:sz w:val="14"/>
          <w:szCs w:val="14"/>
          <w:lang w:eastAsia="fr-FR"/>
        </w:rPr>
      </w:pPr>
      <w:ins w:id="290" w:author="Unknown"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 xml:space="preserve">2 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rtl/>
            <w:lang w:eastAsia="fr-FR"/>
          </w:rPr>
          <w:t>من الأعضاء مٌعجبين بهذه المشاركة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>: 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"http://www.tomohna.net/vb/member.php?u=304"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DF01D7"/>
            <w:sz w:val="14"/>
            <w:u w:val="single"/>
            <w:rtl/>
            <w:lang w:eastAsia="fr-FR"/>
          </w:rPr>
          <w:t>بنت الأحرار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proofErr w:type="gram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gram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"http://www.tomohna.net/vb/member.php?u=10074"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imeneimene04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DCE0E3"/>
        <w:spacing w:after="0" w:line="240" w:lineRule="auto"/>
        <w:rPr>
          <w:ins w:id="291" w:author="Unknown"/>
          <w:rFonts w:ascii="Tahoma" w:eastAsia="Times New Roman" w:hAnsi="Tahoma" w:cs="Tahoma"/>
          <w:b/>
          <w:bCs/>
          <w:color w:val="3E3E3E"/>
          <w:sz w:val="10"/>
          <w:szCs w:val="10"/>
          <w:lang w:eastAsia="fr-FR"/>
        </w:rPr>
      </w:pPr>
      <w:ins w:id="292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 HYPERLINK "http://www.tomohna.net/vb/newreply.php?do=newreply&amp;p=156321" \o "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rtl/>
            <w:lang w:eastAsia="fr-FR"/>
          </w:rPr>
          <w:instrText>رد مع اقتباس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separate"/>
        </w:r>
      </w:ins>
      <w:r>
        <w:rPr>
          <w:rFonts w:ascii="Tahoma" w:eastAsia="Times New Roman" w:hAnsi="Tahoma" w:cs="Tahoma"/>
          <w:b/>
          <w:bCs/>
          <w:noProof/>
          <w:color w:val="4E4E4E"/>
          <w:sz w:val="10"/>
          <w:szCs w:val="10"/>
          <w:bdr w:val="single" w:sz="2" w:space="0" w:color="A8A8A8" w:frame="1"/>
          <w:shd w:val="clear" w:color="auto" w:fill="DCE0E3"/>
          <w:lang w:eastAsia="fr-FR"/>
        </w:rPr>
        <w:drawing>
          <wp:inline distT="0" distB="0" distL="0" distR="0">
            <wp:extent cx="5715" cy="5715"/>
            <wp:effectExtent l="0" t="0" r="0" b="0"/>
            <wp:docPr id="110" name="quoteimg_156321" descr="رد مع اقتباس">
              <a:hlinkClick xmlns:a="http://schemas.openxmlformats.org/drawingml/2006/main" r:id="rId92" tooltip="&quot;رد مع اقتباس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img_156321" descr="رد مع اقتباس">
                      <a:hlinkClick r:id="rId92" tooltip="&quot;رد مع اقتباس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293" w:author="Unknown">
        <w:r w:rsidRPr="007541EF">
          <w:rPr>
            <w:rFonts w:ascii="Tahoma" w:eastAsia="Times New Roman" w:hAnsi="Tahoma" w:cs="Tahoma"/>
            <w:b/>
            <w:bCs/>
            <w:color w:val="4E4E4E"/>
            <w:sz w:val="10"/>
            <w:u w:val="single"/>
            <w:rtl/>
            <w:lang w:eastAsia="fr-FR"/>
          </w:rPr>
          <w:t>رد مع اقتباس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4CA"/>
        <w:spacing w:after="0" w:line="240" w:lineRule="auto"/>
        <w:ind w:left="-9"/>
        <w:rPr>
          <w:ins w:id="294" w:author="Unknown"/>
          <w:rFonts w:ascii="Verdana" w:eastAsia="Times New Roman" w:hAnsi="Verdana" w:cs="Tahoma"/>
          <w:color w:val="746C4D"/>
          <w:sz w:val="10"/>
          <w:szCs w:val="10"/>
          <w:lang w:eastAsia="fr-FR"/>
        </w:rPr>
      </w:pPr>
      <w:ins w:id="295" w:author="Unknown"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t>28-09-2013, 11:15</w:t>
        </w:r>
        <w:bookmarkStart w:id="296" w:name="post156338"/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instrText xml:space="preserve"> HYPERLINK "http://www.tomohna.net/vb/showthread.php?t=45755&amp;p=156338&amp;viewfull=1" \l "post156338" </w:instrTex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746C4D"/>
            <w:sz w:val="11"/>
            <w:u w:val="single"/>
            <w:lang w:eastAsia="fr-FR"/>
          </w:rPr>
          <w:t>#8</w: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end"/>
        </w:r>
        <w:bookmarkStart w:id="297" w:name="8"/>
        <w:bookmarkEnd w:id="296"/>
        <w:bookmarkEnd w:id="297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298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299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"http://www.tomohna.net/vb/member.php?u=304"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بنت الأحرار غير متواجد حالياً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proofErr w:type="gramStart"/>
        <w:r w:rsidRPr="007541EF">
          <w:rPr>
            <w:rFonts w:ascii="Verdana" w:eastAsia="Times New Roman" w:hAnsi="Verdana" w:cs="Tahoma"/>
            <w:color w:val="DF01D7"/>
            <w:sz w:val="32"/>
            <w:rtl/>
            <w:lang w:eastAsia="fr-FR"/>
          </w:rPr>
          <w:t>بنت</w:t>
        </w:r>
        <w:proofErr w:type="gramEnd"/>
        <w:r w:rsidRPr="007541EF">
          <w:rPr>
            <w:rFonts w:ascii="Verdana" w:eastAsia="Times New Roman" w:hAnsi="Verdana" w:cs="Tahoma"/>
            <w:color w:val="DF01D7"/>
            <w:sz w:val="32"/>
            <w:rtl/>
            <w:lang w:eastAsia="fr-FR"/>
          </w:rPr>
          <w:t xml:space="preserve"> الأحرار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lang w:eastAsia="fr-FR"/>
          </w:rPr>
          <w:t> 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75" w:line="140" w:lineRule="atLeast"/>
        <w:jc w:val="center"/>
        <w:rPr>
          <w:ins w:id="300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54305" cy="172085"/>
            <wp:effectExtent l="0" t="0" r="0" b="0"/>
            <wp:docPr id="111" name="Image 111" descr="بنت الأحرار غير متواجد حال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بنت الأحرار غير متواجد حالياً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301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302" w:author="Unknown">
        <w:r w:rsidRPr="007541EF">
          <w:rPr>
            <w:rFonts w:ascii="Arial" w:eastAsia="Times New Roman" w:hAnsi="Arial" w:cs="Arial"/>
            <w:color w:val="971D9B"/>
            <w:sz w:val="10"/>
            <w:lang w:eastAsia="fr-FR"/>
          </w:rPr>
          <w:t>♥</w:t>
        </w:r>
        <w:r w:rsidRPr="007541EF">
          <w:rPr>
            <w:rFonts w:ascii="Tahoma" w:eastAsia="Times New Roman" w:hAnsi="Tahoma" w:cs="Tahoma"/>
            <w:color w:val="971D9B"/>
            <w:sz w:val="10"/>
            <w:lang w:eastAsia="fr-FR"/>
          </w:rPr>
          <w:t xml:space="preserve">•- </w:t>
        </w:r>
        <w:r w:rsidRPr="007541EF">
          <w:rPr>
            <w:rFonts w:ascii="Tahoma" w:eastAsia="Times New Roman" w:hAnsi="Tahoma" w:cs="Tahoma"/>
            <w:color w:val="971D9B"/>
            <w:sz w:val="10"/>
            <w:rtl/>
            <w:lang w:eastAsia="fr-FR"/>
          </w:rPr>
          <w:t>الإدارة</w:t>
        </w:r>
        <w:r w:rsidRPr="007541EF">
          <w:rPr>
            <w:rFonts w:ascii="Tahoma" w:eastAsia="Times New Roman" w:hAnsi="Tahoma" w:cs="Tahoma"/>
            <w:color w:val="971D9B"/>
            <w:sz w:val="10"/>
            <w:lang w:eastAsia="fr-FR"/>
          </w:rPr>
          <w:t xml:space="preserve"> -•</w:t>
        </w:r>
        <w:r w:rsidRPr="007541EF">
          <w:rPr>
            <w:rFonts w:ascii="Arial" w:eastAsia="Times New Roman" w:hAnsi="Arial" w:cs="Arial"/>
            <w:color w:val="971D9B"/>
            <w:sz w:val="10"/>
            <w:lang w:eastAsia="fr-FR"/>
          </w:rPr>
          <w:t>♥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303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0"/>
          <w:szCs w:val="10"/>
          <w:lang w:eastAsia="fr-FR"/>
        </w:rPr>
        <w:drawing>
          <wp:inline distT="0" distB="0" distL="0" distR="0">
            <wp:extent cx="1336040" cy="1003300"/>
            <wp:effectExtent l="19050" t="0" r="0" b="0"/>
            <wp:docPr id="112" name="Image 112" descr="الصورة الرمزية بنت الأحرار">
              <a:hlinkClick xmlns:a="http://schemas.openxmlformats.org/drawingml/2006/main" r:id="rId93" tooltip="&quot;بنت الأحرار غير متواجد حالياً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الصورة الرمزية بنت الأحرار">
                      <a:hlinkClick r:id="rId93" tooltip="&quot;بنت الأحرار غير متواجد حالياً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100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304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305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تاريخ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 xml:space="preserve"> التسجيل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306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spellStart"/>
      <w:ins w:id="307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Feb</w:t>
        </w:r>
        <w:proofErr w:type="spellEnd"/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 xml:space="preserve"> 2011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308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309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المشاركات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310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311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4,448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312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313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الجنس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314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gramStart"/>
      <w:ins w:id="315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أنثى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316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317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318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"http://www.tomohna.net/vb/member.php?u=304&amp;tab=test"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المزيد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\»"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>عدد النقاط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t>: 30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319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320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"http://www.tomohna.net/vb/member.php?u=304&amp;tab=test"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المزيد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\»"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 xml:space="preserve">عدد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>الاوسمة</w:t>
        </w:r>
        <w:proofErr w:type="spellEnd"/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t>: 4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321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113" name="Image 113" descr="صاحب ردود مميزة بقسم مطبخ حوا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صاحب ردود مميزة بقسم مطبخ حواء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322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114" name="Image 114" descr="مشارك في مجلة شخصيات تاريخية و عالم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مشارك في مجلة شخصيات تاريخية و عالمية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323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115" name="Image 115" descr="صاحب ردود نقاشية بقسم الحوار المتمد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صاحب ردود نقاشية بقسم الحوار المتمدن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2" w:color="C8C8C8"/>
          <w:right w:val="single" w:sz="4" w:space="0" w:color="C2D2DF"/>
        </w:pBdr>
        <w:shd w:val="clear" w:color="auto" w:fill="FFFFFF"/>
        <w:spacing w:after="47" w:line="240" w:lineRule="auto"/>
        <w:outlineLvl w:val="1"/>
        <w:rPr>
          <w:ins w:id="324" w:author="Unknown"/>
          <w:rFonts w:ascii="Tahoma" w:eastAsia="Times New Roman" w:hAnsi="Tahoma" w:cs="Tahoma"/>
          <w:b/>
          <w:bCs/>
          <w:color w:val="333333"/>
          <w:sz w:val="13"/>
          <w:szCs w:val="13"/>
          <w:lang w:eastAsia="fr-FR"/>
        </w:rPr>
      </w:pPr>
      <w:r>
        <w:rPr>
          <w:rFonts w:ascii="Tahoma" w:eastAsia="Times New Roman" w:hAnsi="Tahoma" w:cs="Tahoma"/>
          <w:b/>
          <w:bCs/>
          <w:noProof/>
          <w:color w:val="333333"/>
          <w:sz w:val="13"/>
          <w:szCs w:val="13"/>
          <w:lang w:eastAsia="fr-FR"/>
        </w:rPr>
        <w:drawing>
          <wp:inline distT="0" distB="0" distL="0" distR="0">
            <wp:extent cx="154305" cy="154305"/>
            <wp:effectExtent l="19050" t="0" r="0" b="0"/>
            <wp:docPr id="116" name="Image 116" descr="افتراض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افتراضي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325" w:author="Unknown"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رد: كراس الدروس للعلوم </w:t>
        </w:r>
        <w:proofErr w:type="spellStart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>الفزيائية</w:t>
        </w:r>
        <w:proofErr w:type="spellEnd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 لتلميذة في 4 متوسط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326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327" w:author="Unknown">
        <w:r w:rsidRPr="007541EF">
          <w:rPr>
            <w:rFonts w:ascii="Verdana" w:eastAsia="Times New Roman" w:hAnsi="Verdana" w:cs="Tahoma"/>
            <w:b/>
            <w:bCs/>
            <w:color w:val="800080"/>
            <w:sz w:val="27"/>
            <w:szCs w:val="27"/>
            <w:rtl/>
            <w:lang w:eastAsia="fr-FR"/>
          </w:rPr>
          <w:t>بارك الله فيك سارة</w:t>
        </w:r>
        <w:r w:rsidRPr="007541EF">
          <w:rPr>
            <w:rFonts w:ascii="Verdana" w:eastAsia="Times New Roman" w:hAnsi="Verdana" w:cs="Tahoma"/>
            <w:b/>
            <w:bCs/>
            <w:color w:val="800080"/>
            <w:sz w:val="27"/>
            <w:lang w:eastAsia="fr-FR"/>
          </w:rPr>
          <w:t> </w:t>
        </w:r>
        <w:r w:rsidRPr="007541EF">
          <w:rPr>
            <w:rFonts w:ascii="Verdana" w:eastAsia="Times New Roman" w:hAnsi="Verdana" w:cs="Tahoma"/>
            <w:b/>
            <w:bCs/>
            <w:color w:val="800080"/>
            <w:sz w:val="27"/>
            <w:szCs w:val="27"/>
            <w:lang w:eastAsia="fr-FR"/>
          </w:rPr>
          <w:br/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800080"/>
            <w:sz w:val="27"/>
            <w:szCs w:val="27"/>
            <w:rtl/>
            <w:lang w:eastAsia="fr-FR"/>
          </w:rPr>
          <w:t>وجزاك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800080"/>
            <w:sz w:val="27"/>
            <w:szCs w:val="27"/>
            <w:rtl/>
            <w:lang w:eastAsia="fr-FR"/>
          </w:rPr>
          <w:t xml:space="preserve"> خيرا على جهودك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0" w:line="240" w:lineRule="auto"/>
        <w:rPr>
          <w:ins w:id="328" w:author="Unknown"/>
          <w:rFonts w:ascii="Verdana" w:eastAsia="Times New Roman" w:hAnsi="Verdana" w:cs="Tahoma"/>
          <w:color w:val="3E3E3E"/>
          <w:sz w:val="14"/>
          <w:szCs w:val="14"/>
          <w:lang w:eastAsia="fr-FR"/>
        </w:rPr>
      </w:pPr>
      <w:ins w:id="329" w:author="Unknown"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 xml:space="preserve">2 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rtl/>
            <w:lang w:eastAsia="fr-FR"/>
          </w:rPr>
          <w:t>من الأعضاء مٌعجبين بهذه المشاركة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>: 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"http://www.tomohna.net/vb/member.php?u=7132"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rtl/>
            <w:lang w:eastAsia="fr-FR"/>
          </w:rPr>
          <w:t>سارة طموحنا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proofErr w:type="gram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gram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"http://www.tomohna.net/vb/member.php?u=10074"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imeneimene04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DCE0E3"/>
        <w:spacing w:after="0" w:line="240" w:lineRule="auto"/>
        <w:rPr>
          <w:ins w:id="330" w:author="Unknown"/>
          <w:rFonts w:ascii="Tahoma" w:eastAsia="Times New Roman" w:hAnsi="Tahoma" w:cs="Tahoma"/>
          <w:b/>
          <w:bCs/>
          <w:color w:val="3E3E3E"/>
          <w:sz w:val="10"/>
          <w:szCs w:val="10"/>
          <w:lang w:eastAsia="fr-FR"/>
        </w:rPr>
      </w:pPr>
      <w:ins w:id="331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 HYPERLINK "http://www.tomohna.net/vb/newreply.php?do=newreply&amp;p=156338" \o "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rtl/>
            <w:lang w:eastAsia="fr-FR"/>
          </w:rPr>
          <w:instrText>رد مع اقتباس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separate"/>
        </w:r>
      </w:ins>
      <w:r>
        <w:rPr>
          <w:rFonts w:ascii="Tahoma" w:eastAsia="Times New Roman" w:hAnsi="Tahoma" w:cs="Tahoma"/>
          <w:b/>
          <w:bCs/>
          <w:noProof/>
          <w:color w:val="4E4E4E"/>
          <w:sz w:val="10"/>
          <w:szCs w:val="10"/>
          <w:bdr w:val="single" w:sz="2" w:space="0" w:color="A8A8A8" w:frame="1"/>
          <w:shd w:val="clear" w:color="auto" w:fill="DCE0E3"/>
          <w:lang w:eastAsia="fr-FR"/>
        </w:rPr>
        <w:drawing>
          <wp:inline distT="0" distB="0" distL="0" distR="0">
            <wp:extent cx="5715" cy="5715"/>
            <wp:effectExtent l="0" t="0" r="0" b="0"/>
            <wp:docPr id="117" name="quoteimg_156338" descr="رد مع اقتباس">
              <a:hlinkClick xmlns:a="http://schemas.openxmlformats.org/drawingml/2006/main" r:id="rId98" tooltip="&quot;رد مع اقتباس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img_156338" descr="رد مع اقتباس">
                      <a:hlinkClick r:id="rId98" tooltip="&quot;رد مع اقتباس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332" w:author="Unknown">
        <w:r w:rsidRPr="007541EF">
          <w:rPr>
            <w:rFonts w:ascii="Tahoma" w:eastAsia="Times New Roman" w:hAnsi="Tahoma" w:cs="Tahoma"/>
            <w:b/>
            <w:bCs/>
            <w:color w:val="4E4E4E"/>
            <w:sz w:val="10"/>
            <w:u w:val="single"/>
            <w:rtl/>
            <w:lang w:eastAsia="fr-FR"/>
          </w:rPr>
          <w:t>رد مع اقتباس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4CA"/>
        <w:spacing w:after="0" w:line="240" w:lineRule="auto"/>
        <w:ind w:left="-9"/>
        <w:rPr>
          <w:ins w:id="333" w:author="Unknown"/>
          <w:rFonts w:ascii="Verdana" w:eastAsia="Times New Roman" w:hAnsi="Verdana" w:cs="Tahoma"/>
          <w:color w:val="746C4D"/>
          <w:sz w:val="10"/>
          <w:szCs w:val="10"/>
          <w:lang w:eastAsia="fr-FR"/>
        </w:rPr>
      </w:pPr>
      <w:ins w:id="334" w:author="Unknown"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t>28-09-2013, 14:19</w:t>
        </w:r>
        <w:bookmarkStart w:id="335" w:name="post156380"/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instrText xml:space="preserve"> HYPERLINK "http://www.tomohna.net/vb/showthread.php?t=45755&amp;p=156380&amp;viewfull=1" \l "post156380" </w:instrTex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746C4D"/>
            <w:sz w:val="11"/>
            <w:u w:val="single"/>
            <w:lang w:eastAsia="fr-FR"/>
          </w:rPr>
          <w:t>#9</w: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end"/>
        </w:r>
        <w:bookmarkStart w:id="336" w:name="9"/>
        <w:bookmarkEnd w:id="335"/>
        <w:bookmarkEnd w:id="336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337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338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"http://www.tomohna.net/vb/member.php?u=1"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الافق الجميل غير متواجد حالياً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proofErr w:type="spellStart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>الافق</w:t>
        </w:r>
        <w:proofErr w:type="spellEnd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 xml:space="preserve"> الجميل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lang w:eastAsia="fr-FR"/>
          </w:rPr>
          <w:t> 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75" w:line="140" w:lineRule="atLeast"/>
        <w:jc w:val="center"/>
        <w:rPr>
          <w:ins w:id="339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54305" cy="172085"/>
            <wp:effectExtent l="0" t="0" r="0" b="0"/>
            <wp:docPr id="118" name="Image 118" descr="الافق الجميل غير متواجد حال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الافق الجميل غير متواجد حالياً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340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146175" cy="379730"/>
            <wp:effectExtent l="19050" t="0" r="0" b="0"/>
            <wp:docPr id="119" name="Image 119" descr="http://www.tomohna.net/vb/images/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ttp://www.tomohna.net/vb/images/26.gif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341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0"/>
          <w:szCs w:val="10"/>
          <w:lang w:eastAsia="fr-FR"/>
        </w:rPr>
        <w:drawing>
          <wp:inline distT="0" distB="0" distL="0" distR="0">
            <wp:extent cx="760095" cy="1906270"/>
            <wp:effectExtent l="19050" t="0" r="1905" b="0"/>
            <wp:docPr id="120" name="Image 120" descr="الصورة الرمزية الافق الجميل">
              <a:hlinkClick xmlns:a="http://schemas.openxmlformats.org/drawingml/2006/main" r:id="rId43" tooltip="&quot;الافق الجميل غير متواجد حالياً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الصورة الرمزية الافق الجميل">
                      <a:hlinkClick r:id="rId43" tooltip="&quot;الافق الجميل غير متواجد حالياً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190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342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343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تاريخ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 xml:space="preserve"> التسجيل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344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345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Sep 2010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346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347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المشاركات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348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349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36,161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350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351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الجنس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352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353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ذكر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354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355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وظيفتي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356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357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موظف بقطاع التجارة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358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359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هواياتي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360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361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 xml:space="preserve">كرة القدم، </w:t>
        </w:r>
        <w:proofErr w:type="gramStart"/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الشطرنج</w:t>
        </w:r>
        <w:proofErr w:type="gramEnd"/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، كتابة الخواطر، المطالعة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362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363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شعاري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364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365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 xml:space="preserve">كن جميلا </w:t>
        </w:r>
        <w:proofErr w:type="gramStart"/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ترى</w:t>
        </w:r>
        <w:proofErr w:type="gramEnd"/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 xml:space="preserve"> الوجود جميلا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366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367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368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"http://www.tomohna.net/vb/member.php?u=1&amp;tab=test"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المزيد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\»"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>عدد النقاط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t>: 261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369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370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"http://www.tomohna.net/vb/member.php?u=1&amp;tab=test"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المزيد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\»"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 xml:space="preserve">عدد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rtl/>
            <w:lang w:eastAsia="fr-FR"/>
          </w:rPr>
          <w:t>الاوسمة</w:t>
        </w:r>
        <w:proofErr w:type="spellEnd"/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t>: 26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371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121" name="Image 121" descr="عضو جديد بمنتديات طموحن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عضو جديد بمنتديات طموحنا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372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122" name="Image 122" descr="مرحب مميز بالاعضاء الجد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مرحب مميز بالاعضاء الجدد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8F8F8"/>
        <w:spacing w:after="19" w:line="140" w:lineRule="atLeast"/>
        <w:rPr>
          <w:ins w:id="373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949960" cy="949960"/>
            <wp:effectExtent l="19050" t="0" r="2540" b="0"/>
            <wp:docPr id="123" name="Image 123" descr="عضو مميز بقسم اصدارات المنتد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عضو مميز بقسم اصدارات المنتدى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2" w:color="C8C8C8"/>
          <w:right w:val="single" w:sz="4" w:space="0" w:color="C2D2DF"/>
        </w:pBdr>
        <w:shd w:val="clear" w:color="auto" w:fill="FFFFFF"/>
        <w:spacing w:after="47" w:line="240" w:lineRule="auto"/>
        <w:outlineLvl w:val="1"/>
        <w:rPr>
          <w:ins w:id="374" w:author="Unknown"/>
          <w:rFonts w:ascii="Tahoma" w:eastAsia="Times New Roman" w:hAnsi="Tahoma" w:cs="Tahoma"/>
          <w:b/>
          <w:bCs/>
          <w:color w:val="333333"/>
          <w:sz w:val="13"/>
          <w:szCs w:val="13"/>
          <w:lang w:eastAsia="fr-FR"/>
        </w:rPr>
      </w:pPr>
      <w:r>
        <w:rPr>
          <w:rFonts w:ascii="Tahoma" w:eastAsia="Times New Roman" w:hAnsi="Tahoma" w:cs="Tahoma"/>
          <w:b/>
          <w:bCs/>
          <w:noProof/>
          <w:color w:val="333333"/>
          <w:sz w:val="13"/>
          <w:szCs w:val="13"/>
          <w:lang w:eastAsia="fr-FR"/>
        </w:rPr>
        <w:drawing>
          <wp:inline distT="0" distB="0" distL="0" distR="0">
            <wp:extent cx="154305" cy="154305"/>
            <wp:effectExtent l="19050" t="0" r="0" b="0"/>
            <wp:docPr id="124" name="Image 124" descr="افتراض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افتراضي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375" w:author="Unknown"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رد: كراس الدروس للعلوم </w:t>
        </w:r>
        <w:proofErr w:type="spellStart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>الفزيائية</w:t>
        </w:r>
        <w:proofErr w:type="spellEnd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 لتلميذة في 4 متوسط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376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377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سيتم تجميع كافة الدروس على شكل كتاب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ان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شاء الله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lang w:eastAsia="fr-FR"/>
          </w:rPr>
          <w:t> 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سيكون جاهزا بمجرد وضع بقية الدروس بحول الله تعالى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lang w:eastAsia="fr-FR"/>
          </w:rPr>
          <w:t> </w:t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الف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شكر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لك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أختي سارة طموحنا مرة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اخرى</w:t>
        </w:r>
        <w:proofErr w:type="spell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0" w:line="240" w:lineRule="auto"/>
        <w:rPr>
          <w:ins w:id="378" w:author="Unknown"/>
          <w:rFonts w:ascii="Verdana" w:eastAsia="Times New Roman" w:hAnsi="Verdana" w:cs="Tahoma"/>
          <w:color w:val="3E3E3E"/>
          <w:sz w:val="14"/>
          <w:szCs w:val="14"/>
          <w:lang w:eastAsia="fr-FR"/>
        </w:rPr>
      </w:pPr>
      <w:ins w:id="379" w:author="Unknown"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 xml:space="preserve">3 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rtl/>
            <w:lang w:eastAsia="fr-FR"/>
          </w:rPr>
          <w:t>من الأعضاء مٌعجبين بهذه المشاركة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>: 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"http://www.tomohna.net/vb/member.php?u=304"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DF01D7"/>
            <w:sz w:val="14"/>
            <w:u w:val="single"/>
            <w:rtl/>
            <w:lang w:eastAsia="fr-FR"/>
          </w:rPr>
          <w:t>بنت الأحرار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proofErr w:type="gramStart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proofErr w:type="gramEnd"/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"http://www.tomohna.net/vb/member.php?u=7132"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rtl/>
            <w:lang w:eastAsia="fr-FR"/>
          </w:rPr>
          <w:t>سارة طموحنا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t>,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"http://www.tomohna.net/vb/member.php?u=10074"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008080"/>
            <w:sz w:val="14"/>
            <w:u w:val="single"/>
            <w:lang w:eastAsia="fr-FR"/>
          </w:rPr>
          <w:t>imeneimene04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DCE0E3"/>
        <w:spacing w:after="0" w:line="240" w:lineRule="auto"/>
        <w:rPr>
          <w:ins w:id="380" w:author="Unknown"/>
          <w:rFonts w:ascii="Tahoma" w:eastAsia="Times New Roman" w:hAnsi="Tahoma" w:cs="Tahoma"/>
          <w:b/>
          <w:bCs/>
          <w:color w:val="3E3E3E"/>
          <w:sz w:val="10"/>
          <w:szCs w:val="10"/>
          <w:lang w:eastAsia="fr-FR"/>
        </w:rPr>
      </w:pPr>
      <w:ins w:id="381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 HYPERLINK "http://www.tomohna.net/vb/newreply.php?do=newreply&amp;p=156380" \o "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rtl/>
            <w:lang w:eastAsia="fr-FR"/>
          </w:rPr>
          <w:instrText>رد مع اقتباس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separate"/>
        </w:r>
      </w:ins>
      <w:r>
        <w:rPr>
          <w:rFonts w:ascii="Tahoma" w:eastAsia="Times New Roman" w:hAnsi="Tahoma" w:cs="Tahoma"/>
          <w:b/>
          <w:bCs/>
          <w:noProof/>
          <w:color w:val="4E4E4E"/>
          <w:sz w:val="10"/>
          <w:szCs w:val="10"/>
          <w:bdr w:val="single" w:sz="2" w:space="0" w:color="A8A8A8" w:frame="1"/>
          <w:shd w:val="clear" w:color="auto" w:fill="DCE0E3"/>
          <w:lang w:eastAsia="fr-FR"/>
        </w:rPr>
        <w:drawing>
          <wp:inline distT="0" distB="0" distL="0" distR="0">
            <wp:extent cx="5715" cy="5715"/>
            <wp:effectExtent l="0" t="0" r="0" b="0"/>
            <wp:docPr id="125" name="quoteimg_156380" descr="رد مع اقتباس">
              <a:hlinkClick xmlns:a="http://schemas.openxmlformats.org/drawingml/2006/main" r:id="rId99" tooltip="&quot;رد مع اقتباس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img_156380" descr="رد مع اقتباس">
                      <a:hlinkClick r:id="rId99" tooltip="&quot;رد مع اقتباس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382" w:author="Unknown">
        <w:r w:rsidRPr="007541EF">
          <w:rPr>
            <w:rFonts w:ascii="Tahoma" w:eastAsia="Times New Roman" w:hAnsi="Tahoma" w:cs="Tahoma"/>
            <w:b/>
            <w:bCs/>
            <w:color w:val="4E4E4E"/>
            <w:sz w:val="10"/>
            <w:u w:val="single"/>
            <w:rtl/>
            <w:lang w:eastAsia="fr-FR"/>
          </w:rPr>
          <w:t>رد مع اقتباس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2"/>
        </w:num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4CA"/>
        <w:spacing w:after="0" w:line="240" w:lineRule="auto"/>
        <w:ind w:left="-9"/>
        <w:rPr>
          <w:ins w:id="383" w:author="Unknown"/>
          <w:rFonts w:ascii="Verdana" w:eastAsia="Times New Roman" w:hAnsi="Verdana" w:cs="Tahoma"/>
          <w:color w:val="746C4D"/>
          <w:sz w:val="10"/>
          <w:szCs w:val="10"/>
          <w:lang w:eastAsia="fr-FR"/>
        </w:rPr>
      </w:pPr>
      <w:ins w:id="384" w:author="Unknown"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t>28-09-2013, 19:52</w:t>
        </w:r>
        <w:bookmarkStart w:id="385" w:name="post156589"/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instrText xml:space="preserve"> HYPERLINK "http://www.tomohna.net/vb/showthread.php?t=45755&amp;p=156589&amp;viewfull=1" \l "post156589" </w:instrTex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746C4D"/>
            <w:sz w:val="11"/>
            <w:u w:val="single"/>
            <w:lang w:eastAsia="fr-FR"/>
          </w:rPr>
          <w:t>#10</w:t>
        </w:r>
        <w:r w:rsidRPr="007541EF">
          <w:rPr>
            <w:rFonts w:ascii="Tahoma" w:eastAsia="Times New Roman" w:hAnsi="Tahoma" w:cs="Tahoma"/>
            <w:color w:val="746C4D"/>
            <w:sz w:val="11"/>
            <w:lang w:eastAsia="fr-FR"/>
          </w:rPr>
          <w:fldChar w:fldCharType="end"/>
        </w:r>
        <w:bookmarkStart w:id="386" w:name="10"/>
        <w:bookmarkEnd w:id="385"/>
        <w:bookmarkEnd w:id="386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387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388" w:author="Unknown"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 HYPERLINK "http://www.tomohna.net/vb/member.php?u=7132" \o "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rtl/>
            <w:lang w:eastAsia="fr-FR"/>
          </w:rPr>
          <w:instrText>سارة طموحنا غير متواجد حالياً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separate"/>
        </w:r>
        <w:proofErr w:type="gramStart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>سارة</w:t>
        </w:r>
        <w:proofErr w:type="gramEnd"/>
        <w:r w:rsidRPr="007541EF">
          <w:rPr>
            <w:rFonts w:ascii="Verdana" w:eastAsia="Times New Roman" w:hAnsi="Verdana" w:cs="Tahoma"/>
            <w:color w:val="008080"/>
            <w:sz w:val="32"/>
            <w:rtl/>
            <w:lang w:eastAsia="fr-FR"/>
          </w:rPr>
          <w:t xml:space="preserve"> طموحنا</w:t>
        </w:r>
        <w:r w:rsidRPr="007541EF">
          <w:rPr>
            <w:rFonts w:ascii="Tahoma" w:eastAsia="Times New Roman" w:hAnsi="Tahoma" w:cs="Tahoma"/>
            <w:color w:val="3E3E3E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0"/>
            <w:lang w:eastAsia="fr-FR"/>
          </w:rPr>
          <w:t> 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75" w:line="140" w:lineRule="atLeast"/>
        <w:jc w:val="center"/>
        <w:rPr>
          <w:ins w:id="389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54305" cy="172085"/>
            <wp:effectExtent l="0" t="0" r="0" b="0"/>
            <wp:docPr id="126" name="Image 126" descr="سارة طموحنا غير متواجد حال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سارة طموحنا غير متواجد حالياً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rPr>
          <w:ins w:id="390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ins w:id="391" w:author="Unknown">
        <w:r w:rsidRPr="007541EF">
          <w:rPr>
            <w:rFonts w:ascii="Arial" w:eastAsia="Times New Roman" w:hAnsi="Arial" w:cs="Arial"/>
            <w:color w:val="971D9B"/>
            <w:sz w:val="10"/>
            <w:lang w:eastAsia="fr-FR"/>
          </w:rPr>
          <w:t>♥</w:t>
        </w:r>
        <w:r w:rsidRPr="007541EF">
          <w:rPr>
            <w:rFonts w:ascii="Tahoma" w:eastAsia="Times New Roman" w:hAnsi="Tahoma" w:cs="Tahoma"/>
            <w:color w:val="971D9B"/>
            <w:sz w:val="10"/>
            <w:lang w:eastAsia="fr-FR"/>
          </w:rPr>
          <w:t xml:space="preserve">•- </w:t>
        </w:r>
        <w:r w:rsidRPr="007541EF">
          <w:rPr>
            <w:rFonts w:ascii="Tahoma" w:eastAsia="Times New Roman" w:hAnsi="Tahoma" w:cs="Tahoma"/>
            <w:color w:val="971D9B"/>
            <w:sz w:val="10"/>
            <w:rtl/>
            <w:lang w:eastAsia="fr-FR"/>
          </w:rPr>
          <w:t>تاج منتديات طموحنا</w:t>
        </w:r>
        <w:r w:rsidRPr="007541EF">
          <w:rPr>
            <w:rFonts w:ascii="Tahoma" w:eastAsia="Times New Roman" w:hAnsi="Tahoma" w:cs="Tahoma"/>
            <w:color w:val="971D9B"/>
            <w:sz w:val="10"/>
            <w:lang w:eastAsia="fr-FR"/>
          </w:rPr>
          <w:t xml:space="preserve"> -•</w:t>
        </w:r>
        <w:r w:rsidRPr="007541EF">
          <w:rPr>
            <w:rFonts w:ascii="Arial" w:eastAsia="Times New Roman" w:hAnsi="Arial" w:cs="Arial"/>
            <w:color w:val="971D9B"/>
            <w:sz w:val="10"/>
            <w:lang w:eastAsia="fr-FR"/>
          </w:rPr>
          <w:t>♥</w:t>
        </w:r>
      </w:ins>
      <w:r>
        <w:rPr>
          <w:rFonts w:ascii="Tahoma" w:eastAsia="Times New Roman" w:hAnsi="Tahoma" w:cs="Tahoma"/>
          <w:noProof/>
          <w:color w:val="3E3E3E"/>
          <w:sz w:val="10"/>
          <w:szCs w:val="10"/>
          <w:lang w:eastAsia="fr-FR"/>
        </w:rPr>
        <w:drawing>
          <wp:inline distT="0" distB="0" distL="0" distR="0">
            <wp:extent cx="1146175" cy="379730"/>
            <wp:effectExtent l="19050" t="0" r="0" b="0"/>
            <wp:docPr id="127" name="Image 127" descr="http://www.tomohna.net/vb/images/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http://www.tomohna.net/vb/images/24.gif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EAEDF0"/>
        <w:spacing w:after="0" w:line="140" w:lineRule="atLeast"/>
        <w:jc w:val="center"/>
        <w:rPr>
          <w:ins w:id="392" w:author="Unknown"/>
          <w:rFonts w:ascii="Tahoma" w:eastAsia="Times New Roman" w:hAnsi="Tahoma" w:cs="Tahoma"/>
          <w:color w:val="3E3E3E"/>
          <w:sz w:val="10"/>
          <w:szCs w:val="10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0"/>
          <w:szCs w:val="10"/>
          <w:lang w:eastAsia="fr-FR"/>
        </w:rPr>
        <w:drawing>
          <wp:inline distT="0" distB="0" distL="0" distR="0">
            <wp:extent cx="1146175" cy="1146175"/>
            <wp:effectExtent l="19050" t="0" r="0" b="0"/>
            <wp:docPr id="128" name="Image 128" descr="الصورة الرمزية سارة طموحنا">
              <a:hlinkClick xmlns:a="http://schemas.openxmlformats.org/drawingml/2006/main" r:id="rId20" tooltip="&quot;سارة طموحنا غير متواجد حالياً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الصورة الرمزية سارة طموحنا">
                      <a:hlinkClick r:id="rId20" tooltip="&quot;سارة طموحنا غير متواجد حالياً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393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394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تاريخ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 xml:space="preserve"> التسجيل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395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spellStart"/>
      <w:ins w:id="396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Oct</w:t>
        </w:r>
        <w:proofErr w:type="spellEnd"/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 xml:space="preserve"> 2012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397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398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المشاركات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399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ins w:id="400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lang w:eastAsia="fr-FR"/>
          </w:rPr>
          <w:t>960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94"/>
        <w:jc w:val="right"/>
        <w:rPr>
          <w:ins w:id="401" w:author="Unknown"/>
          <w:rFonts w:ascii="Tahoma" w:eastAsia="Times New Roman" w:hAnsi="Tahoma" w:cs="Tahoma"/>
          <w:b/>
          <w:bCs/>
          <w:color w:val="854F99"/>
          <w:sz w:val="10"/>
          <w:szCs w:val="10"/>
          <w:lang w:eastAsia="fr-FR"/>
        </w:rPr>
      </w:pPr>
      <w:proofErr w:type="gramStart"/>
      <w:ins w:id="402" w:author="Unknown">
        <w:r w:rsidRPr="007541EF">
          <w:rPr>
            <w:rFonts w:ascii="Tahoma" w:eastAsia="Times New Roman" w:hAnsi="Tahoma" w:cs="Tahoma"/>
            <w:b/>
            <w:bCs/>
            <w:color w:val="854F99"/>
            <w:sz w:val="10"/>
            <w:szCs w:val="10"/>
            <w:rtl/>
            <w:lang w:eastAsia="fr-FR"/>
          </w:rPr>
          <w:t>الجنس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140" w:lineRule="atLeast"/>
        <w:ind w:left="720"/>
        <w:rPr>
          <w:ins w:id="403" w:author="Unknown"/>
          <w:rFonts w:ascii="Tahoma" w:eastAsia="Times New Roman" w:hAnsi="Tahoma" w:cs="Tahoma"/>
          <w:color w:val="546C7E"/>
          <w:sz w:val="10"/>
          <w:szCs w:val="10"/>
          <w:lang w:eastAsia="fr-FR"/>
        </w:rPr>
      </w:pPr>
      <w:proofErr w:type="gramStart"/>
      <w:ins w:id="404" w:author="Unknown">
        <w:r w:rsidRPr="007541EF">
          <w:rPr>
            <w:rFonts w:ascii="Tahoma" w:eastAsia="Times New Roman" w:hAnsi="Tahoma" w:cs="Tahoma"/>
            <w:color w:val="546C7E"/>
            <w:sz w:val="10"/>
            <w:szCs w:val="10"/>
            <w:rtl/>
            <w:lang w:eastAsia="fr-FR"/>
          </w:rPr>
          <w:t>أنثى</w:t>
        </w:r>
        <w:proofErr w:type="gram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2" w:color="C8C8C8"/>
          <w:right w:val="single" w:sz="4" w:space="0" w:color="C2D2DF"/>
        </w:pBdr>
        <w:shd w:val="clear" w:color="auto" w:fill="FFFFFF"/>
        <w:spacing w:after="47" w:line="240" w:lineRule="auto"/>
        <w:outlineLvl w:val="1"/>
        <w:rPr>
          <w:ins w:id="405" w:author="Unknown"/>
          <w:rFonts w:ascii="Tahoma" w:eastAsia="Times New Roman" w:hAnsi="Tahoma" w:cs="Tahoma"/>
          <w:b/>
          <w:bCs/>
          <w:color w:val="333333"/>
          <w:sz w:val="13"/>
          <w:szCs w:val="13"/>
          <w:lang w:eastAsia="fr-FR"/>
        </w:rPr>
      </w:pPr>
      <w:r>
        <w:rPr>
          <w:rFonts w:ascii="Tahoma" w:eastAsia="Times New Roman" w:hAnsi="Tahoma" w:cs="Tahoma"/>
          <w:b/>
          <w:bCs/>
          <w:noProof/>
          <w:color w:val="333333"/>
          <w:sz w:val="13"/>
          <w:szCs w:val="13"/>
          <w:lang w:eastAsia="fr-FR"/>
        </w:rPr>
        <w:drawing>
          <wp:inline distT="0" distB="0" distL="0" distR="0">
            <wp:extent cx="154305" cy="154305"/>
            <wp:effectExtent l="19050" t="0" r="0" b="0"/>
            <wp:docPr id="129" name="Image 129" descr="افتراض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افتراضي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06" w:author="Unknown"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رد: كراس الدروس للعلوم </w:t>
        </w:r>
        <w:proofErr w:type="spellStart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>الفزيائية</w:t>
        </w:r>
        <w:proofErr w:type="spellEnd"/>
        <w:r w:rsidRPr="007541EF">
          <w:rPr>
            <w:rFonts w:ascii="Tahoma" w:eastAsia="Times New Roman" w:hAnsi="Tahoma" w:cs="Tahoma"/>
            <w:b/>
            <w:bCs/>
            <w:color w:val="333333"/>
            <w:sz w:val="13"/>
            <w:szCs w:val="13"/>
            <w:rtl/>
            <w:lang w:eastAsia="fr-FR"/>
          </w:rPr>
          <w:t xml:space="preserve"> لتلميذة في 4 متوسط</w:t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0" w:line="240" w:lineRule="auto"/>
        <w:jc w:val="center"/>
        <w:rPr>
          <w:ins w:id="407" w:author="Unknown"/>
          <w:rFonts w:ascii="Tahoma" w:eastAsia="Times New Roman" w:hAnsi="Tahoma" w:cs="Tahoma"/>
          <w:color w:val="333333"/>
          <w:sz w:val="11"/>
          <w:szCs w:val="11"/>
          <w:lang w:eastAsia="fr-FR"/>
        </w:rPr>
      </w:pPr>
      <w:r>
        <w:rPr>
          <w:rFonts w:ascii="Tahoma" w:eastAsia="Times New Roman" w:hAnsi="Tahoma" w:cs="Tahoma"/>
          <w:noProof/>
          <w:color w:val="333333"/>
          <w:sz w:val="11"/>
          <w:szCs w:val="11"/>
          <w:lang w:eastAsia="fr-FR"/>
        </w:rPr>
        <w:drawing>
          <wp:inline distT="0" distB="0" distL="0" distR="0">
            <wp:extent cx="172085" cy="106680"/>
            <wp:effectExtent l="19050" t="0" r="0" b="0"/>
            <wp:docPr id="130" name="Image 130" descr="اقتبا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اقتباس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0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08" w:author="Unknown">
        <w:r w:rsidRPr="007541EF">
          <w:rPr>
            <w:rFonts w:ascii="Tahoma" w:eastAsia="Times New Roman" w:hAnsi="Tahoma" w:cs="Tahoma"/>
            <w:color w:val="333333"/>
            <w:sz w:val="11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33333"/>
            <w:sz w:val="11"/>
            <w:szCs w:val="11"/>
            <w:rtl/>
            <w:lang w:eastAsia="fr-FR"/>
          </w:rPr>
          <w:t>المشاركة الأصلية كتبت بواسطة</w:t>
        </w:r>
        <w:r w:rsidRPr="007541EF">
          <w:rPr>
            <w:rFonts w:ascii="Tahoma" w:eastAsia="Times New Roman" w:hAnsi="Tahoma" w:cs="Tahoma"/>
            <w:color w:val="333333"/>
            <w:sz w:val="11"/>
            <w:szCs w:val="11"/>
            <w:lang w:eastAsia="fr-FR"/>
          </w:rPr>
          <w:t xml:space="preserve"> </w:t>
        </w:r>
        <w:proofErr w:type="spellStart"/>
        <w:r w:rsidRPr="007541EF">
          <w:rPr>
            <w:rFonts w:ascii="Tahoma" w:eastAsia="Times New Roman" w:hAnsi="Tahoma" w:cs="Tahoma"/>
            <w:color w:val="333333"/>
            <w:sz w:val="11"/>
            <w:szCs w:val="11"/>
            <w:lang w:eastAsia="fr-FR"/>
          </w:rPr>
          <w:t>souad</w:t>
        </w:r>
        <w:proofErr w:type="spellEnd"/>
        <w:r w:rsidRPr="007541EF">
          <w:rPr>
            <w:rFonts w:ascii="Tahoma" w:eastAsia="Times New Roman" w:hAnsi="Tahoma" w:cs="Tahoma"/>
            <w:color w:val="333333"/>
            <w:sz w:val="11"/>
            <w:szCs w:val="11"/>
            <w:lang w:eastAsia="fr-FR"/>
          </w:rPr>
          <w:t xml:space="preserve"> </w:t>
        </w:r>
        <w:proofErr w:type="spellStart"/>
        <w:r w:rsidRPr="007541EF">
          <w:rPr>
            <w:rFonts w:ascii="Tahoma" w:eastAsia="Times New Roman" w:hAnsi="Tahoma" w:cs="Tahoma"/>
            <w:color w:val="333333"/>
            <w:sz w:val="11"/>
            <w:szCs w:val="11"/>
            <w:lang w:eastAsia="fr-FR"/>
          </w:rPr>
          <w:t>soso</w:t>
        </w:r>
        <w:proofErr w:type="spellEnd"/>
        <w:r w:rsidRPr="007541EF">
          <w:rPr>
            <w:rFonts w:ascii="Tahoma" w:eastAsia="Times New Roman" w:hAnsi="Tahoma" w:cs="Tahoma"/>
            <w:color w:val="333333"/>
            <w:sz w:val="11"/>
            <w:lang w:eastAsia="fr-FR"/>
          </w:rPr>
          <w:t> </w:t>
        </w:r>
      </w:ins>
      <w:r>
        <w:rPr>
          <w:rFonts w:ascii="Tahoma" w:eastAsia="Times New Roman" w:hAnsi="Tahoma" w:cs="Tahoma"/>
          <w:noProof/>
          <w:color w:val="854F99"/>
          <w:sz w:val="11"/>
          <w:szCs w:val="11"/>
          <w:lang w:eastAsia="fr-FR"/>
        </w:rPr>
        <w:drawing>
          <wp:inline distT="0" distB="0" distL="0" distR="0">
            <wp:extent cx="113030" cy="95250"/>
            <wp:effectExtent l="19050" t="0" r="1270" b="0"/>
            <wp:docPr id="131" name="Image 131" descr="مشاهدة المشاركة">
              <a:hlinkClick xmlns:a="http://schemas.openxmlformats.org/drawingml/2006/main" r:id="rId10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مشاهدة المشاركة">
                      <a:hlinkClick r:id="rId10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187" w:line="240" w:lineRule="auto"/>
        <w:jc w:val="center"/>
        <w:rPr>
          <w:ins w:id="409" w:author="Unknown"/>
          <w:rFonts w:ascii="Tahoma" w:eastAsia="Times New Roman" w:hAnsi="Tahoma" w:cs="Tahoma"/>
          <w:i/>
          <w:iCs/>
          <w:color w:val="333333"/>
          <w:sz w:val="12"/>
          <w:szCs w:val="12"/>
          <w:lang w:eastAsia="fr-FR"/>
        </w:rPr>
      </w:pPr>
      <w:r w:rsidRPr="007541EF">
        <w:rPr>
          <w:rFonts w:ascii="Tahoma" w:eastAsia="Times New Roman" w:hAnsi="Tahoma" w:cs="Tahoma"/>
          <w:i/>
          <w:iCs/>
          <w:color w:val="333333"/>
          <w:sz w:val="12"/>
          <w:szCs w:val="12"/>
          <w:rtl/>
          <w:lang w:eastAsia="fr-FR"/>
        </w:rPr>
        <w:t>بارك الله فيك وجعلها في ميزان حسناتك هذا يفيدنا جدا شكرا لكي</w:t>
      </w:r>
      <w:ins w:id="410" w:author="Unknown">
        <w:r w:rsidRPr="007541EF">
          <w:rPr>
            <w:rFonts w:ascii="Tahoma" w:eastAsia="Times New Roman" w:hAnsi="Tahoma" w:cs="Tahoma"/>
            <w:i/>
            <w:iCs/>
            <w:color w:val="333333"/>
            <w:sz w:val="12"/>
            <w:lang w:eastAsia="fr-FR"/>
          </w:rPr>
          <w:t> </w:t>
        </w:r>
      </w:ins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1235075" cy="1449070"/>
            <wp:effectExtent l="19050" t="0" r="3175" b="0"/>
            <wp:docPr id="132" name="Image 132" descr="http://www.tomohna.net/vb/images/smilies/up2up-5d3aab1d4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://www.tomohna.net/vb/images/smilies/up2up-5d3aab1d41.gif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075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397510" cy="255270"/>
            <wp:effectExtent l="0" t="0" r="0" b="0"/>
            <wp:docPr id="133" name="Image 133" descr="http://www.tomohna.net/vb/images/smilies/olko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http://www.tomohna.net/vb/images/smilies/olkoi.gif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25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397510" cy="255270"/>
            <wp:effectExtent l="0" t="0" r="0" b="0"/>
            <wp:docPr id="134" name="Image 134" descr="http://www.tomohna.net/vb/images/smilies/olko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://www.tomohna.net/vb/images/smilies/olkoi.gif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25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397510" cy="255270"/>
            <wp:effectExtent l="0" t="0" r="0" b="0"/>
            <wp:docPr id="135" name="Image 135" descr="http://www.tomohna.net/vb/images/smilies/olko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ttp://www.tomohna.net/vb/images/smilies/olkoi.gif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25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1193165" cy="664845"/>
            <wp:effectExtent l="0" t="0" r="6985" b="0"/>
            <wp:docPr id="136" name="Image 136" descr="http://www.tomohna.net/vb/images/smilies/37350_111957323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http://www.tomohna.net/vb/images/smilies/37350_11195732318.gif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165" cy="66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1193165" cy="664845"/>
            <wp:effectExtent l="0" t="0" r="6985" b="0"/>
            <wp:docPr id="137" name="Image 137" descr="http://www.tomohna.net/vb/images/smilies/37350_111957323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ttp://www.tomohna.net/vb/images/smilies/37350_11195732318.gif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165" cy="66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457200" cy="361950"/>
            <wp:effectExtent l="0" t="0" r="0" b="0"/>
            <wp:docPr id="138" name="Image 138" descr="http://www.tomohna.net/vb/images/smilies/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http://www.tomohna.net/vb/images/smilies/77.gif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949960" cy="332740"/>
            <wp:effectExtent l="19050" t="0" r="2540" b="0"/>
            <wp:docPr id="139" name="Image 139" descr="http://www.tomohna.net/vb/images/smilies/springsmi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://www.tomohna.net/vb/images/smilies/springsmile.gif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33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949960" cy="189865"/>
            <wp:effectExtent l="0" t="0" r="0" b="0"/>
            <wp:docPr id="140" name="Image 140" descr="http://www.tomohna.net/vb/images/smilies/e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http://www.tomohna.net/vb/images/smilies/e015.gif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949960" cy="189865"/>
            <wp:effectExtent l="0" t="0" r="0" b="0"/>
            <wp:docPr id="141" name="Image 141" descr="http://www.tomohna.net/vb/images/smilies/e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http://www.tomohna.net/vb/images/smilies/e015.gif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949960" cy="189865"/>
            <wp:effectExtent l="0" t="0" r="0" b="0"/>
            <wp:docPr id="142" name="Image 142" descr="http://www.tomohna.net/vb/images/smilies/e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http://www.tomohna.net/vb/images/smilies/e015.gif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949960" cy="189865"/>
            <wp:effectExtent l="0" t="0" r="0" b="0"/>
            <wp:docPr id="143" name="Image 143" descr="http://www.tomohna.net/vb/images/smilies/e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http://www.tomohna.net/vb/images/smilies/e015.gif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949960" cy="189865"/>
            <wp:effectExtent l="0" t="0" r="0" b="0"/>
            <wp:docPr id="144" name="Image 144" descr="http://www.tomohna.net/vb/images/smilies/e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://www.tomohna.net/vb/images/smilies/e015.gif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178435" cy="178435"/>
            <wp:effectExtent l="19050" t="0" r="0" b="0"/>
            <wp:docPr id="145" name="Image 145" descr="http://www.tomohna.net/vb/images/smilies/(clap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://www.tomohna.net/vb/images/smilies/(clap).gif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344170" cy="249555"/>
            <wp:effectExtent l="0" t="0" r="0" b="0"/>
            <wp:docPr id="146" name="Image 146" descr="http://www.tomohna.net/vb/images/smilies/pleasantry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://www.tomohna.net/vb/images/smilies/pleasantry.gif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" cy="24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11" w:author="Unknown">
        <w:r w:rsidRPr="007541EF">
          <w:rPr>
            <w:rFonts w:ascii="Tahoma" w:eastAsia="Times New Roman" w:hAnsi="Tahoma" w:cs="Tahoma"/>
            <w:i/>
            <w:iCs/>
            <w:color w:val="333333"/>
            <w:sz w:val="12"/>
            <w:szCs w:val="12"/>
            <w:lang w:eastAsia="fr-FR"/>
          </w:rPr>
          <w:t>:1264884372:</w:t>
        </w:r>
      </w:ins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611505" cy="570230"/>
            <wp:effectExtent l="19050" t="0" r="0" b="0"/>
            <wp:docPr id="147" name="Image 147" descr="http://www.tomohna.net/vb/images/smilies/choi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http://www.tomohna.net/vb/images/smilies/choir.gif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611505" cy="570230"/>
            <wp:effectExtent l="19050" t="0" r="0" b="0"/>
            <wp:docPr id="148" name="Image 148" descr="http://www.tomohna.net/vb/images/smilies/choi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ttp://www.tomohna.net/vb/images/smilies/choir.gif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611505" cy="570230"/>
            <wp:effectExtent l="19050" t="0" r="0" b="0"/>
            <wp:docPr id="149" name="Image 149" descr="http://www.tomohna.net/vb/images/smilies/choi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ttp://www.tomohna.net/vb/images/smilies/choir.gif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896620" cy="457200"/>
            <wp:effectExtent l="19050" t="0" r="0" b="0"/>
            <wp:docPr id="150" name="Image 150" descr="http://www.tomohna.net/vb/images/smilies/pillowfigh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://www.tomohna.net/vb/images/smilies/pillowfight.gif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62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1525905" cy="1151890"/>
            <wp:effectExtent l="19050" t="0" r="0" b="0"/>
            <wp:docPr id="151" name="Image 151" descr="http://www.tomohna.net/vb/images/smilies/12v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http://www.tomohna.net/vb/images/smilies/12v.gif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1151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1525905" cy="1151890"/>
            <wp:effectExtent l="19050" t="0" r="0" b="0"/>
            <wp:docPr id="152" name="Image 152" descr="http://www.tomohna.net/vb/images/smilies/12v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ttp://www.tomohna.net/vb/images/smilies/12v.gif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1151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178435" cy="178435"/>
            <wp:effectExtent l="0" t="0" r="0" b="0"/>
            <wp:docPr id="153" name="Image 153" descr="http://www.tomohna.net/vb/images/smilies/(bow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http://www.tomohna.net/vb/images/smilies/(bow).gif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178435" cy="178435"/>
            <wp:effectExtent l="0" t="0" r="0" b="0"/>
            <wp:docPr id="154" name="Image 154" descr="http://www.tomohna.net/vb/images/smilies/(bow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://www.tomohna.net/vb/images/smilies/(bow).gif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eastAsia="Times New Roman" w:hAnsi="Tahoma" w:cs="Tahoma"/>
          <w:i/>
          <w:iCs/>
          <w:noProof/>
          <w:color w:val="333333"/>
          <w:sz w:val="12"/>
          <w:szCs w:val="12"/>
          <w:lang w:eastAsia="fr-FR"/>
        </w:rPr>
        <w:drawing>
          <wp:inline distT="0" distB="0" distL="0" distR="0">
            <wp:extent cx="178435" cy="178435"/>
            <wp:effectExtent l="0" t="0" r="0" b="0"/>
            <wp:docPr id="155" name="Image 155" descr="http://www.tomohna.net/vb/images/smilies/(bow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ttp://www.tomohna.net/vb/images/smilies/(bow).gif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12" w:author="Unknown">
        <w:r w:rsidRPr="007541EF">
          <w:rPr>
            <w:rFonts w:ascii="Tahoma" w:eastAsia="Times New Roman" w:hAnsi="Tahoma" w:cs="Tahoma"/>
            <w:i/>
            <w:iCs/>
            <w:color w:val="333333"/>
            <w:sz w:val="12"/>
            <w:lang w:eastAsia="fr-FR"/>
          </w:rPr>
          <w:t> </w:t>
        </w:r>
        <w:proofErr w:type="spellStart"/>
        <w:r w:rsidRPr="007541EF">
          <w:rPr>
            <w:rFonts w:ascii="Tahoma" w:eastAsia="Times New Roman" w:hAnsi="Tahoma" w:cs="Tahoma"/>
            <w:i/>
            <w:iCs/>
            <w:color w:val="333333"/>
            <w:sz w:val="12"/>
            <w:szCs w:val="12"/>
            <w:rtl/>
            <w:lang w:eastAsia="fr-FR"/>
          </w:rPr>
          <w:t>ارشدينا</w:t>
        </w:r>
        <w:proofErr w:type="spellEnd"/>
        <w:r w:rsidRPr="007541EF">
          <w:rPr>
            <w:rFonts w:ascii="Tahoma" w:eastAsia="Times New Roman" w:hAnsi="Tahoma" w:cs="Tahoma"/>
            <w:i/>
            <w:iCs/>
            <w:color w:val="333333"/>
            <w:sz w:val="12"/>
            <w:szCs w:val="12"/>
            <w:rtl/>
            <w:lang w:eastAsia="fr-FR"/>
          </w:rPr>
          <w:t xml:space="preserve"> كيف </w:t>
        </w:r>
        <w:proofErr w:type="spellStart"/>
        <w:r w:rsidRPr="007541EF">
          <w:rPr>
            <w:rFonts w:ascii="Tahoma" w:eastAsia="Times New Roman" w:hAnsi="Tahoma" w:cs="Tahoma"/>
            <w:i/>
            <w:iCs/>
            <w:color w:val="333333"/>
            <w:sz w:val="12"/>
            <w:szCs w:val="12"/>
            <w:rtl/>
            <w:lang w:eastAsia="fr-FR"/>
          </w:rPr>
          <w:t>اجازيك</w:t>
        </w:r>
        <w:proofErr w:type="spellEnd"/>
        <w:r w:rsidRPr="007541EF">
          <w:rPr>
            <w:rFonts w:ascii="Tahoma" w:eastAsia="Times New Roman" w:hAnsi="Tahoma" w:cs="Tahoma"/>
            <w:i/>
            <w:iCs/>
            <w:color w:val="333333"/>
            <w:sz w:val="12"/>
            <w:szCs w:val="12"/>
            <w:rtl/>
            <w:lang w:eastAsia="fr-FR"/>
          </w:rPr>
          <w:t xml:space="preserve"> على حسنتك مهما فعلت </w:t>
        </w:r>
        <w:proofErr w:type="spellStart"/>
        <w:r w:rsidRPr="007541EF">
          <w:rPr>
            <w:rFonts w:ascii="Tahoma" w:eastAsia="Times New Roman" w:hAnsi="Tahoma" w:cs="Tahoma"/>
            <w:i/>
            <w:iCs/>
            <w:color w:val="333333"/>
            <w:sz w:val="12"/>
            <w:szCs w:val="12"/>
            <w:rtl/>
            <w:lang w:eastAsia="fr-FR"/>
          </w:rPr>
          <w:t>فلايكفي</w:t>
        </w:r>
        <w:proofErr w:type="spellEnd"/>
        <w:r w:rsidRPr="007541EF">
          <w:rPr>
            <w:rFonts w:ascii="Tahoma" w:eastAsia="Times New Roman" w:hAnsi="Tahoma" w:cs="Tahoma"/>
            <w:i/>
            <w:iCs/>
            <w:color w:val="333333"/>
            <w:sz w:val="12"/>
            <w:szCs w:val="12"/>
            <w:rtl/>
            <w:lang w:eastAsia="fr-FR"/>
          </w:rPr>
          <w:t xml:space="preserve"> شكرا </w:t>
        </w:r>
        <w:proofErr w:type="spellStart"/>
        <w:r w:rsidRPr="007541EF">
          <w:rPr>
            <w:rFonts w:ascii="Tahoma" w:eastAsia="Times New Roman" w:hAnsi="Tahoma" w:cs="Tahoma"/>
            <w:i/>
            <w:iCs/>
            <w:color w:val="333333"/>
            <w:sz w:val="12"/>
            <w:szCs w:val="12"/>
            <w:rtl/>
            <w:lang w:eastAsia="fr-FR"/>
          </w:rPr>
          <w:t>لك</w:t>
        </w:r>
        <w:proofErr w:type="spellEnd"/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FFFFF"/>
        <w:spacing w:after="0" w:line="240" w:lineRule="auto"/>
        <w:jc w:val="center"/>
        <w:rPr>
          <w:ins w:id="413" w:author="Unknown"/>
          <w:rFonts w:ascii="Verdana" w:eastAsia="Times New Roman" w:hAnsi="Verdana" w:cs="Tahoma"/>
          <w:b/>
          <w:bCs/>
          <w:color w:val="333333"/>
          <w:sz w:val="15"/>
          <w:szCs w:val="15"/>
          <w:lang w:eastAsia="fr-FR"/>
        </w:rPr>
      </w:pPr>
      <w:ins w:id="414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العفو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العفو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يااختي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هذا كله لله تعالى فنحن </w:t>
        </w:r>
        <w:proofErr w:type="spellStart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>للبعضنا</w:t>
        </w:r>
        <w:proofErr w:type="spellEnd"/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rtl/>
            <w:lang w:eastAsia="fr-FR"/>
          </w:rPr>
          <w:t xml:space="preserve"> لرقي هذا المنتدى</w:t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2707640" cy="1686560"/>
            <wp:effectExtent l="19050" t="0" r="0" b="0"/>
            <wp:docPr id="156" name="Image 156" descr="https://lh3.googleusercontent.com/-NUM1rcslciI/UXeTrk1tYKI/AAAAAAAAAtM/44LtM1QSimI/s284/%2529%25C3%25A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s://lh3.googleusercontent.com/-NUM1rcslciI/UXeTrk1tYKI/AAAAAAAAAtM/44LtM1QSimI/s284/%2529%25C3%25A0.jpe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168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15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1288415" cy="1169670"/>
            <wp:effectExtent l="19050" t="0" r="0" b="0"/>
            <wp:docPr id="157" name="Image 157" descr="https://lh3.googleusercontent.com/-F7E2x6cQPrY/UUbAwVAnH6I/AAAAAAAABic/YQGYDmP1hzA/s135/1284083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https://lh3.googleusercontent.com/-F7E2x6cQPrY/UUbAwVAnH6I/AAAAAAAABic/YQGYDmP1hzA/s135/12840837.gif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415" cy="1169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2268220" cy="2018665"/>
            <wp:effectExtent l="19050" t="0" r="0" b="0"/>
            <wp:docPr id="158" name="Image 158" descr="https://lh3.googleusercontent.com/-U9ttOuU4HoI/UUbEhQZDUKI/AAAAAAAAAds/Wj_jxvQDiak/s238/im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https://lh3.googleusercontent.com/-U9ttOuU4HoI/UUbEhQZDUKI/AAAAAAAAAds/Wj_jxvQDiak/s238/images.jpeg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2018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16" w:author="Unknown">
        <w:r w:rsidRPr="007541EF">
          <w:rPr>
            <w:rFonts w:ascii="Verdana" w:eastAsia="Times New Roman" w:hAnsi="Verdana" w:cs="Tahoma"/>
            <w:b/>
            <w:bCs/>
            <w:color w:val="333333"/>
            <w:sz w:val="15"/>
            <w:szCs w:val="15"/>
            <w:lang w:eastAsia="fr-FR"/>
          </w:rPr>
          <w:br/>
        </w:r>
      </w:ins>
      <w:r>
        <w:rPr>
          <w:rFonts w:ascii="Verdana" w:eastAsia="Times New Roman" w:hAnsi="Verdana" w:cs="Tahoma"/>
          <w:b/>
          <w:bCs/>
          <w:noProof/>
          <w:color w:val="333333"/>
          <w:sz w:val="15"/>
          <w:szCs w:val="15"/>
          <w:lang w:eastAsia="fr-FR"/>
        </w:rPr>
        <w:drawing>
          <wp:inline distT="0" distB="0" distL="0" distR="0">
            <wp:extent cx="3811905" cy="3811905"/>
            <wp:effectExtent l="19050" t="0" r="0" b="0"/>
            <wp:docPr id="159" name="Image 159" descr="https://lh6.googleusercontent.com/-sTXVfGavy48/UXT0WZnERdI/AAAAAAAAAqY/oCP3_OrIDOM/s400/uXTJ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https://lh6.googleusercontent.com/-sTXVfGavy48/UXT0WZnERdI/AAAAAAAAAqY/oCP3_OrIDOM/s400/uXTJT.jp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3811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F2F6F8"/>
        <w:spacing w:after="0" w:line="240" w:lineRule="auto"/>
        <w:rPr>
          <w:ins w:id="417" w:author="Unknown"/>
          <w:rFonts w:ascii="Verdana" w:eastAsia="Times New Roman" w:hAnsi="Verdana" w:cs="Tahoma"/>
          <w:color w:val="3E3E3E"/>
          <w:sz w:val="14"/>
          <w:szCs w:val="14"/>
          <w:lang w:eastAsia="fr-FR"/>
        </w:rPr>
      </w:pPr>
      <w:ins w:id="418" w:author="Unknown"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rtl/>
            <w:lang w:eastAsia="fr-FR"/>
          </w:rPr>
          <w:t>الأعضاء المٌعجبين بهذه المشاركة</w:t>
        </w:r>
        <w:r w:rsidRPr="007541EF">
          <w:rPr>
            <w:rFonts w:ascii="Verdana" w:eastAsia="Times New Roman" w:hAnsi="Verdana" w:cs="Tahoma"/>
            <w:b/>
            <w:bCs/>
            <w:color w:val="3E3E3E"/>
            <w:sz w:val="14"/>
            <w:lang w:eastAsia="fr-FR"/>
          </w:rPr>
          <w:t>: 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begin"/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instrText xml:space="preserve"> HYPERLINK "http://www.tomohna.net/vb/member.php?u=304" </w:instrTex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separate"/>
        </w:r>
        <w:r w:rsidRPr="007541EF">
          <w:rPr>
            <w:rFonts w:ascii="Verdana" w:eastAsia="Times New Roman" w:hAnsi="Verdana" w:cs="Tahoma"/>
            <w:color w:val="DF01D7"/>
            <w:sz w:val="14"/>
            <w:u w:val="single"/>
            <w:rtl/>
            <w:lang w:eastAsia="fr-FR"/>
          </w:rPr>
          <w:t>بنت الأحرار</w:t>
        </w:r>
        <w:r w:rsidRPr="007541EF">
          <w:rPr>
            <w:rFonts w:ascii="Verdana" w:eastAsia="Times New Roman" w:hAnsi="Verdana" w:cs="Tahoma"/>
            <w:color w:val="3E3E3E"/>
            <w:sz w:val="14"/>
            <w:szCs w:val="14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0" w:color="C2D2DF"/>
          <w:left w:val="single" w:sz="4" w:space="0" w:color="C2D2DF"/>
          <w:bottom w:val="single" w:sz="4" w:space="0" w:color="C2D2DF"/>
          <w:right w:val="single" w:sz="4" w:space="0" w:color="C2D2DF"/>
        </w:pBdr>
        <w:shd w:val="clear" w:color="auto" w:fill="DCE0E3"/>
        <w:spacing w:after="0" w:line="240" w:lineRule="auto"/>
        <w:rPr>
          <w:ins w:id="419" w:author="Unknown"/>
          <w:rFonts w:ascii="Tahoma" w:eastAsia="Times New Roman" w:hAnsi="Tahoma" w:cs="Tahoma"/>
          <w:b/>
          <w:bCs/>
          <w:color w:val="3E3E3E"/>
          <w:sz w:val="10"/>
          <w:szCs w:val="10"/>
          <w:lang w:eastAsia="fr-FR"/>
        </w:rPr>
      </w:pPr>
      <w:ins w:id="420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 HYPERLINK "http://www.tomohna.net/vb/newreply.php?do=newreply&amp;p=156589" \o "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rtl/>
            <w:lang w:eastAsia="fr-FR"/>
          </w:rPr>
          <w:instrText>رد مع اقتباس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separate"/>
        </w:r>
      </w:ins>
      <w:r>
        <w:rPr>
          <w:rFonts w:ascii="Tahoma" w:eastAsia="Times New Roman" w:hAnsi="Tahoma" w:cs="Tahoma"/>
          <w:b/>
          <w:bCs/>
          <w:noProof/>
          <w:color w:val="4E4E4E"/>
          <w:sz w:val="10"/>
          <w:szCs w:val="10"/>
          <w:bdr w:val="single" w:sz="2" w:space="0" w:color="A8A8A8" w:frame="1"/>
          <w:shd w:val="clear" w:color="auto" w:fill="DCE0E3"/>
          <w:lang w:eastAsia="fr-FR"/>
        </w:rPr>
        <w:drawing>
          <wp:inline distT="0" distB="0" distL="0" distR="0">
            <wp:extent cx="5715" cy="5715"/>
            <wp:effectExtent l="0" t="0" r="0" b="0"/>
            <wp:docPr id="160" name="quoteimg_156589" descr="رد مع اقتباس">
              <a:hlinkClick xmlns:a="http://schemas.openxmlformats.org/drawingml/2006/main" r:id="rId107" tooltip="&quot;رد مع اقتباس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img_156589" descr="رد مع اقتباس">
                      <a:hlinkClick r:id="rId107" tooltip="&quot;رد مع اقتباس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" cy="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21" w:author="Unknown">
        <w:r w:rsidRPr="007541EF">
          <w:rPr>
            <w:rFonts w:ascii="Tahoma" w:eastAsia="Times New Roman" w:hAnsi="Tahoma" w:cs="Tahoma"/>
            <w:b/>
            <w:bCs/>
            <w:color w:val="4E4E4E"/>
            <w:sz w:val="10"/>
            <w:u w:val="single"/>
            <w:rtl/>
            <w:lang w:eastAsia="fr-FR"/>
          </w:rPr>
          <w:t>رد مع اقتباس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0"/>
            <w:lang w:eastAsia="fr-FR"/>
          </w:rPr>
          <w:fldChar w:fldCharType="end"/>
        </w:r>
      </w:ins>
    </w:p>
    <w:p w:rsidR="007541EF" w:rsidRPr="007541EF" w:rsidRDefault="007541EF" w:rsidP="007541EF">
      <w:pPr>
        <w:shd w:val="clear" w:color="auto" w:fill="FFFFFF"/>
        <w:spacing w:after="0" w:line="140" w:lineRule="atLeast"/>
        <w:rPr>
          <w:ins w:id="422" w:author="Unknown"/>
          <w:rFonts w:ascii="Tahoma" w:eastAsia="Times New Roman" w:hAnsi="Tahoma" w:cs="Tahoma"/>
          <w:color w:val="3E3E3E"/>
          <w:sz w:val="2"/>
          <w:szCs w:val="2"/>
          <w:lang w:eastAsia="fr-FR"/>
        </w:rPr>
      </w:pPr>
      <w:ins w:id="423" w:author="Unknown">
        <w:r w:rsidRPr="007541EF">
          <w:rPr>
            <w:rFonts w:ascii="Tahoma" w:eastAsia="Times New Roman" w:hAnsi="Tahoma" w:cs="Tahoma"/>
            <w:color w:val="3E3E3E"/>
            <w:sz w:val="2"/>
            <w:szCs w:val="2"/>
            <w:lang w:eastAsia="fr-FR"/>
          </w:rPr>
          <w:t> </w:t>
        </w:r>
      </w:ins>
    </w:p>
    <w:p w:rsidR="007541EF" w:rsidRPr="007541EF" w:rsidRDefault="007541EF" w:rsidP="007541EF">
      <w:pPr>
        <w:shd w:val="clear" w:color="auto" w:fill="FFFFFF"/>
        <w:spacing w:after="94" w:line="140" w:lineRule="atLeast"/>
        <w:rPr>
          <w:ins w:id="424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25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br/>
          <w:t> </w:t>
        </w:r>
      </w:ins>
    </w:p>
    <w:p w:rsidR="007541EF" w:rsidRPr="007541EF" w:rsidRDefault="007541EF" w:rsidP="007541E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7541EF">
        <w:rPr>
          <w:rFonts w:ascii="Arial" w:eastAsia="Times New Roman" w:hAnsi="Arial" w:cs="Arial"/>
          <w:vanish/>
          <w:sz w:val="16"/>
          <w:szCs w:val="16"/>
          <w:lang w:eastAsia="fr-FR"/>
        </w:rPr>
        <w:t>Haut du formulaire</w:t>
      </w:r>
    </w:p>
    <w:p w:rsidR="007541EF" w:rsidRPr="007541EF" w:rsidRDefault="007541EF" w:rsidP="007541EF">
      <w:pPr>
        <w:shd w:val="clear" w:color="auto" w:fill="FFFFFF"/>
        <w:spacing w:after="240" w:line="140" w:lineRule="atLeast"/>
        <w:ind w:right="47"/>
        <w:rPr>
          <w:ins w:id="426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27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"javascript://"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417394"/>
            <w:sz w:val="12"/>
            <w:u w:val="single"/>
            <w:rtl/>
            <w:lang w:eastAsia="fr-FR"/>
          </w:rPr>
          <w:t>صفحة 1 من 5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instrText xml:space="preserve"> HYPERLINK "javascript://" \o "</w:instrText>
        </w:r>
        <w:r w:rsidRPr="007541EF">
          <w:rPr>
            <w:rFonts w:ascii="Tahoma" w:eastAsia="Times New Roman" w:hAnsi="Tahoma" w:cs="Tahoma"/>
            <w:color w:val="3E3E3E"/>
            <w:sz w:val="12"/>
            <w:rtl/>
            <w:lang w:eastAsia="fr-FR"/>
          </w:rPr>
          <w:instrText>النتائج 1 إلى 10 من 44</w:instrTex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b/>
            <w:bCs/>
            <w:color w:val="FFFFFF"/>
            <w:sz w:val="12"/>
            <w:u w:val="single"/>
            <w:lang w:eastAsia="fr-FR"/>
          </w:rPr>
          <w:t>1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"http://www.tomohna.net/vb/showthread.php?t=45755&amp;page=2" \o "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rtl/>
            <w:lang w:eastAsia="fr-FR"/>
          </w:rPr>
          <w:instrText>مشاهدة النتائج 11 إلى 20 من 44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417394"/>
            <w:sz w:val="12"/>
            <w:u w:val="single"/>
            <w:lang w:eastAsia="fr-FR"/>
          </w:rPr>
          <w:t>2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"http://www.tomohna.net/vb/showthread.php?t=45755&amp;page=3" \o "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rtl/>
            <w:lang w:eastAsia="fr-FR"/>
          </w:rPr>
          <w:instrText>مشاهدة النتائج 21 إلى 30 من 44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417394"/>
            <w:sz w:val="12"/>
            <w:u w:val="single"/>
            <w:lang w:eastAsia="fr-FR"/>
          </w:rPr>
          <w:t>3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...</w:t>
        </w:r>
      </w:ins>
      <w:r>
        <w:rPr>
          <w:rFonts w:ascii="Tahoma" w:eastAsia="Times New Roman" w:hAnsi="Tahoma" w:cs="Tahoma"/>
          <w:noProof/>
          <w:color w:val="417394"/>
          <w:sz w:val="12"/>
          <w:szCs w:val="12"/>
          <w:bdr w:val="single" w:sz="4" w:space="1" w:color="CEDFEB" w:frame="1"/>
          <w:shd w:val="clear" w:color="auto" w:fill="F2F6F8"/>
          <w:lang w:eastAsia="fr-FR"/>
        </w:rPr>
        <w:drawing>
          <wp:inline distT="0" distB="0" distL="0" distR="0">
            <wp:extent cx="142240" cy="142240"/>
            <wp:effectExtent l="0" t="0" r="0" b="0"/>
            <wp:docPr id="161" name="Image 161" descr="التالي">
              <a:hlinkClick xmlns:a="http://schemas.openxmlformats.org/drawingml/2006/main" r:id="rId108" tooltip="&quot;الصفحة التالية - النتائج 11 إلى 20 من 4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التالي">
                      <a:hlinkClick r:id="rId108" tooltip="&quot;الصفحة التالية - النتائج 11 إلى 20 من 4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14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28" w:author="Unknown"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instrText xml:space="preserve"> HYPERLINK "http://www.tomohna.net/vb/showthread.php?t=45755&amp;page=5" \o "</w:instrText>
        </w:r>
        <w:r w:rsidRPr="007541EF">
          <w:rPr>
            <w:rFonts w:ascii="Tahoma" w:eastAsia="Times New Roman" w:hAnsi="Tahoma" w:cs="Tahoma"/>
            <w:color w:val="3E3E3E"/>
            <w:sz w:val="12"/>
            <w:rtl/>
            <w:lang w:eastAsia="fr-FR"/>
          </w:rPr>
          <w:instrText>الصفحة الأخيرة - النتائج 41 إلى 44 من 44</w:instrTex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fldChar w:fldCharType="separate"/>
        </w:r>
        <w:proofErr w:type="gramStart"/>
        <w:r w:rsidRPr="007541EF">
          <w:rPr>
            <w:rFonts w:ascii="Tahoma" w:eastAsia="Times New Roman" w:hAnsi="Tahoma" w:cs="Tahoma"/>
            <w:color w:val="417394"/>
            <w:sz w:val="12"/>
            <w:u w:val="single"/>
            <w:rtl/>
            <w:lang w:eastAsia="fr-FR"/>
          </w:rPr>
          <w:t>الأخيرة</w:t>
        </w:r>
      </w:ins>
      <w:proofErr w:type="gramEnd"/>
      <w:r>
        <w:rPr>
          <w:rFonts w:ascii="Tahoma" w:eastAsia="Times New Roman" w:hAnsi="Tahoma" w:cs="Tahoma"/>
          <w:noProof/>
          <w:color w:val="417394"/>
          <w:sz w:val="12"/>
          <w:szCs w:val="12"/>
          <w:bdr w:val="single" w:sz="4" w:space="1" w:color="CEDFEB" w:frame="1"/>
          <w:shd w:val="clear" w:color="auto" w:fill="F2F6F8"/>
          <w:lang w:eastAsia="fr-FR"/>
        </w:rPr>
        <w:drawing>
          <wp:inline distT="0" distB="0" distL="0" distR="0">
            <wp:extent cx="142240" cy="142240"/>
            <wp:effectExtent l="0" t="0" r="0" b="0"/>
            <wp:docPr id="162" name="Image 162" descr="الأخيرة">
              <a:hlinkClick xmlns:a="http://schemas.openxmlformats.org/drawingml/2006/main" r:id="rId110" tooltip="&quot;الصفحة الأخيرة - النتائج 41 إلى 44 من 4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الأخيرة">
                      <a:hlinkClick r:id="rId110" tooltip="&quot;الصفحة الأخيرة - النتائج 41 إلى 44 من 4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14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29" w:author="Unknown"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7541EF">
        <w:rPr>
          <w:rFonts w:ascii="Arial" w:eastAsia="Times New Roman" w:hAnsi="Arial" w:cs="Arial"/>
          <w:vanish/>
          <w:sz w:val="16"/>
          <w:szCs w:val="16"/>
          <w:lang w:eastAsia="fr-FR"/>
        </w:rPr>
        <w:t>Bas du formulaire</w:t>
      </w:r>
    </w:p>
    <w:p w:rsidR="007541EF" w:rsidRPr="007541EF" w:rsidRDefault="007541EF" w:rsidP="007541EF">
      <w:pPr>
        <w:shd w:val="clear" w:color="auto" w:fill="F5F5F5"/>
        <w:spacing w:after="187" w:line="140" w:lineRule="atLeast"/>
        <w:jc w:val="center"/>
        <w:rPr>
          <w:ins w:id="430" w:author="Unknown"/>
          <w:rFonts w:ascii="Tahoma" w:eastAsia="Times New Roman" w:hAnsi="Tahoma" w:cs="Tahoma"/>
          <w:color w:val="5D5D5D"/>
          <w:sz w:val="12"/>
          <w:szCs w:val="12"/>
          <w:lang w:eastAsia="fr-FR"/>
        </w:rPr>
      </w:pPr>
      <w:ins w:id="431" w:author="Unknown">
        <w:r w:rsidRPr="007541EF">
          <w:rPr>
            <w:rFonts w:ascii="Tahoma" w:eastAsia="Times New Roman" w:hAnsi="Tahoma" w:cs="Tahoma"/>
            <w:b/>
            <w:bCs/>
            <w:color w:val="5D5D5D"/>
            <w:sz w:val="12"/>
            <w:lang w:eastAsia="fr-FR"/>
          </w:rPr>
          <w:t>«</w:t>
        </w:r>
        <w:r w:rsidRPr="007541EF">
          <w:rPr>
            <w:rFonts w:ascii="Tahoma" w:eastAsia="Times New Roman" w:hAnsi="Tahoma" w:cs="Tahoma"/>
            <w:color w:val="5D5D5D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5D5D5D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5D5D5D"/>
            <w:sz w:val="12"/>
            <w:szCs w:val="12"/>
            <w:lang w:eastAsia="fr-FR"/>
          </w:rPr>
          <w:instrText xml:space="preserve"> HYPERLINK "http://www.tomohna.net/vb/showthread.php?t=82897" </w:instrText>
        </w:r>
        <w:r w:rsidRPr="007541EF">
          <w:rPr>
            <w:rFonts w:ascii="Tahoma" w:eastAsia="Times New Roman" w:hAnsi="Tahoma" w:cs="Tahoma"/>
            <w:color w:val="5D5D5D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rtl/>
            <w:lang w:eastAsia="fr-FR"/>
          </w:rPr>
          <w:t>كراس دروس الفيزياء للسنة الرابعة متوسط</w:t>
        </w:r>
        <w:r w:rsidRPr="007541EF">
          <w:rPr>
            <w:rFonts w:ascii="Tahoma" w:eastAsia="Times New Roman" w:hAnsi="Tahoma" w:cs="Tahoma"/>
            <w:color w:val="5D5D5D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5D5D5D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5D5D5D"/>
            <w:sz w:val="12"/>
            <w:szCs w:val="12"/>
            <w:lang w:eastAsia="fr-FR"/>
          </w:rPr>
          <w:t>|</w:t>
        </w:r>
        <w:r w:rsidRPr="007541EF">
          <w:rPr>
            <w:rFonts w:ascii="Tahoma" w:eastAsia="Times New Roman" w:hAnsi="Tahoma" w:cs="Tahoma"/>
            <w:color w:val="5D5D5D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5D5D5D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5D5D5D"/>
            <w:sz w:val="12"/>
            <w:szCs w:val="12"/>
            <w:lang w:eastAsia="fr-FR"/>
          </w:rPr>
          <w:instrText xml:space="preserve"> HYPERLINK "http://www.tomohna.net/vb/showthread.php?t=44677" </w:instrText>
        </w:r>
        <w:r w:rsidRPr="007541EF">
          <w:rPr>
            <w:rFonts w:ascii="Tahoma" w:eastAsia="Times New Roman" w:hAnsi="Tahoma" w:cs="Tahoma"/>
            <w:color w:val="5D5D5D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rtl/>
            <w:lang w:eastAsia="fr-FR"/>
          </w:rPr>
          <w:t>التوزيع السنوي لمادة الفيزياء للسنة الثانية متوسط 2013-2014</w:t>
        </w:r>
        <w:r w:rsidRPr="007541EF">
          <w:rPr>
            <w:rFonts w:ascii="Tahoma" w:eastAsia="Times New Roman" w:hAnsi="Tahoma" w:cs="Tahoma"/>
            <w:color w:val="5D5D5D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5D5D5D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5D5D5D"/>
            <w:sz w:val="12"/>
            <w:lang w:eastAsia="fr-FR"/>
          </w:rPr>
          <w:t>»</w:t>
        </w:r>
      </w:ins>
    </w:p>
    <w:p w:rsidR="007541EF" w:rsidRPr="007541EF" w:rsidRDefault="007541EF" w:rsidP="007541EF">
      <w:pPr>
        <w:pBdr>
          <w:top w:val="single" w:sz="4" w:space="2" w:color="215678"/>
          <w:left w:val="single" w:sz="4" w:space="5" w:color="215678"/>
          <w:bottom w:val="single" w:sz="4" w:space="2" w:color="215678"/>
          <w:right w:val="single" w:sz="4" w:space="5" w:color="215678"/>
        </w:pBdr>
        <w:shd w:val="clear" w:color="auto" w:fill="4A7993"/>
        <w:spacing w:before="47" w:after="0" w:line="240" w:lineRule="auto"/>
        <w:outlineLvl w:val="3"/>
        <w:rPr>
          <w:ins w:id="432" w:author="Unknown"/>
          <w:rFonts w:ascii="Tahoma" w:eastAsia="Times New Roman" w:hAnsi="Tahoma" w:cs="Tahoma"/>
          <w:b/>
          <w:bCs/>
          <w:color w:val="FFFFFF"/>
          <w:sz w:val="11"/>
          <w:szCs w:val="11"/>
          <w:lang w:eastAsia="fr-FR"/>
        </w:rPr>
      </w:pPr>
      <w:proofErr w:type="gramStart"/>
      <w:ins w:id="433" w:author="Unknown">
        <w:r w:rsidRPr="007541EF">
          <w:rPr>
            <w:rFonts w:ascii="Tahoma" w:eastAsia="Times New Roman" w:hAnsi="Tahoma" w:cs="Tahoma"/>
            <w:b/>
            <w:bCs/>
            <w:color w:val="FFFFFF"/>
            <w:sz w:val="11"/>
            <w:szCs w:val="11"/>
            <w:rtl/>
            <w:lang w:eastAsia="fr-FR"/>
          </w:rPr>
          <w:t>الكلمات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FFFFFF"/>
            <w:sz w:val="11"/>
            <w:szCs w:val="11"/>
            <w:rtl/>
            <w:lang w:eastAsia="fr-FR"/>
          </w:rPr>
          <w:t xml:space="preserve"> الدلالية لهذا الموضوع</w:t>
        </w:r>
      </w:ins>
    </w:p>
    <w:p w:rsidR="007541EF" w:rsidRPr="007541EF" w:rsidRDefault="007541EF" w:rsidP="007541EF">
      <w:pPr>
        <w:shd w:val="clear" w:color="auto" w:fill="FFFFFF"/>
        <w:spacing w:after="0" w:line="140" w:lineRule="atLeast"/>
        <w:rPr>
          <w:ins w:id="434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35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"http://www.tomohna.net/vb/tags.php?tag=%D8%A7%D9%84%D8%AF%D8%B1%D9%88%D8%B3"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rtl/>
            <w:lang w:eastAsia="fr-FR"/>
          </w:rPr>
          <w:t>الدروس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>,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"http://www.tomohna.net/vb/tags.php?tag=%D8%A7%D9%84%D9%81%D8%B2%D9%8A%D8%A7%D8%A6%D9%8A%D8%A9"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proofErr w:type="spellStart"/>
        <w:r w:rsidRPr="007541EF">
          <w:rPr>
            <w:rFonts w:ascii="Tahoma" w:eastAsia="Times New Roman" w:hAnsi="Tahoma" w:cs="Tahoma"/>
            <w:color w:val="854F99"/>
            <w:sz w:val="12"/>
            <w:u w:val="single"/>
            <w:rtl/>
            <w:lang w:eastAsia="fr-FR"/>
          </w:rPr>
          <w:t>الفزيائية</w:t>
        </w:r>
        <w:proofErr w:type="spellEnd"/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>,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"http://www.tomohna.net/vb/tags.php?tag=%D9%83%D8%B1%D8%A7%D8%B3"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rtl/>
            <w:lang w:eastAsia="fr-FR"/>
          </w:rPr>
          <w:t>كراس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>,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"http://www.tomohna.net/vb/tags.php?tag=%D9%84%D8%AA%D9%84%D9%85%D9%8A%D8%B0%D8%A9"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rtl/>
            <w:lang w:eastAsia="fr-FR"/>
          </w:rPr>
          <w:t>لتلميذة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>,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"http://www.tomohna.net/vb/tags.php?tag=%D9%84%D9%84%D8%B9%D9%84%D9%88%D9%85"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rtl/>
            <w:lang w:eastAsia="fr-FR"/>
          </w:rPr>
          <w:t>للعلوم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>,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"http://www.tomohna.net/vb/tags.php?tag=%D9%85%D8%AA%D9%88%D8%B3%D8%B7"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rtl/>
            <w:lang w:eastAsia="fr-FR"/>
          </w:rPr>
          <w:t>متوسط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shd w:val="clear" w:color="auto" w:fill="FFFFFF"/>
        <w:spacing w:after="0" w:line="140" w:lineRule="atLeast"/>
        <w:rPr>
          <w:ins w:id="436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37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"http://www.tomohna.net/vb/tags.php"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rtl/>
            <w:lang w:eastAsia="fr-FR"/>
          </w:rPr>
          <w:t>عرض سحابة الكلمة الدلالية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2" w:color="215678"/>
          <w:left w:val="single" w:sz="4" w:space="5" w:color="215678"/>
          <w:bottom w:val="single" w:sz="4" w:space="2" w:color="215678"/>
          <w:right w:val="single" w:sz="4" w:space="5" w:color="215678"/>
        </w:pBdr>
        <w:shd w:val="clear" w:color="auto" w:fill="4A7993"/>
        <w:spacing w:before="47" w:after="0" w:line="240" w:lineRule="auto"/>
        <w:ind w:right="-56"/>
        <w:outlineLvl w:val="3"/>
        <w:rPr>
          <w:ins w:id="438" w:author="Unknown"/>
          <w:rFonts w:ascii="Tahoma" w:eastAsia="Times New Roman" w:hAnsi="Tahoma" w:cs="Tahoma"/>
          <w:b/>
          <w:bCs/>
          <w:color w:val="FFFFFF"/>
          <w:sz w:val="11"/>
          <w:szCs w:val="11"/>
          <w:lang w:eastAsia="fr-FR"/>
        </w:rPr>
      </w:pPr>
      <w:proofErr w:type="gramStart"/>
      <w:ins w:id="439" w:author="Unknown">
        <w:r w:rsidRPr="007541EF">
          <w:rPr>
            <w:rFonts w:ascii="Tahoma" w:eastAsia="Times New Roman" w:hAnsi="Tahoma" w:cs="Tahoma"/>
            <w:b/>
            <w:bCs/>
            <w:color w:val="FFFFFF"/>
            <w:sz w:val="11"/>
            <w:szCs w:val="11"/>
            <w:rtl/>
            <w:lang w:eastAsia="fr-FR"/>
          </w:rPr>
          <w:t>المفضلات</w:t>
        </w:r>
        <w:proofErr w:type="gramEnd"/>
      </w:ins>
    </w:p>
    <w:p w:rsidR="007541EF" w:rsidRPr="007541EF" w:rsidRDefault="007541EF" w:rsidP="007541EF">
      <w:pPr>
        <w:numPr>
          <w:ilvl w:val="0"/>
          <w:numId w:val="3"/>
        </w:numPr>
        <w:shd w:val="clear" w:color="auto" w:fill="FFFFFF"/>
        <w:spacing w:after="47" w:line="140" w:lineRule="atLeast"/>
        <w:ind w:left="112"/>
        <w:rPr>
          <w:ins w:id="440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2"/>
          <w:szCs w:val="12"/>
          <w:lang w:eastAsia="fr-FR"/>
        </w:rPr>
        <w:drawing>
          <wp:inline distT="0" distB="0" distL="0" distR="0">
            <wp:extent cx="154305" cy="154305"/>
            <wp:effectExtent l="19050" t="0" r="0" b="0"/>
            <wp:docPr id="163" name="Image 163" descr="ارسال إلى Digg">
              <a:hlinkClick xmlns:a="http://schemas.openxmlformats.org/drawingml/2006/main" r:id="rId112" tgtFrame="&quot;socialbookmar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ارسال إلى Digg">
                      <a:hlinkClick r:id="rId112" tgtFrame="&quot;socialbookmar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41" w:author="Unknown"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proofErr w:type="spellStart"/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digg.com/submit?phase=2&amp;url=http%3A%2F%2Fwww.tomohna.net%2Fvb%2Fshowthread.php%3Ft%3D45755&amp;title=%D9%83%D8%B1%D8%A7%D8%B3+%D8%A7%D9%84%D8%AF%D8%B1%D9%88%D8%B3+%D9%84%D9%84%D8%B9%D9%84%D9%88%D9%85+%D8%A7%D9%84%D9%81%D8%B2%D9%8A%D8%A7%D8%A6%D9%8A%D8%A9+%D9%84%D8%AA%D9%84%D9%85%D9%8A%D8%B0%D8%A9++%D9%81%D9%8A+4+%D9%85%D8%AA%D9%88%D8%B3%D8%B7" \t "socialbookmark"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lang w:eastAsia="fr-FR"/>
          </w:rPr>
          <w:t>Digg</w:t>
        </w:r>
        <w:proofErr w:type="spellEnd"/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3"/>
        </w:numPr>
        <w:shd w:val="clear" w:color="auto" w:fill="FFFFFF"/>
        <w:spacing w:after="47" w:line="140" w:lineRule="atLeast"/>
        <w:ind w:left="112"/>
        <w:rPr>
          <w:ins w:id="442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2"/>
          <w:szCs w:val="12"/>
          <w:lang w:eastAsia="fr-FR"/>
        </w:rPr>
        <w:drawing>
          <wp:inline distT="0" distB="0" distL="0" distR="0">
            <wp:extent cx="154305" cy="154305"/>
            <wp:effectExtent l="19050" t="0" r="0" b="0"/>
            <wp:docPr id="164" name="Image 164" descr="ارسال إلى del.icio.us">
              <a:hlinkClick xmlns:a="http://schemas.openxmlformats.org/drawingml/2006/main" r:id="rId114" tgtFrame="&quot;socialbookmar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ارسال إلى del.icio.us">
                      <a:hlinkClick r:id="rId114" tgtFrame="&quot;socialbookmar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43" w:author="Unknown"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del.icio.us/post?url=http%3A%2F%2Fwww.tomohna.net%2Fvb%2Fshowthread.php%3Ft%3D45755&amp;title=%D9%83%D8%B1%D8%A7%D8%B3+%D8%A7%D9%84%D8%AF%D8%B1%D9%88%D8%B3+%D9%84%D9%84%D8%B9%D9%84%D9%88%D9%85+%D8%A7%D9%84%D9%81%D8%B2%D9%8A%D8%A7%D8%A6%D9%8A%D8%A9+%D9%84%D8%AA%D9%84%D9%85%D9%8A%D8%B0%D8%A9++%D9%81%D9%8A+4+%D9%85%D8%AA%D9%88%D8%B3%D8%B7" \t "socialbookmark"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lang w:eastAsia="fr-FR"/>
          </w:rPr>
          <w:t>del.icio.us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3"/>
        </w:numPr>
        <w:shd w:val="clear" w:color="auto" w:fill="FFFFFF"/>
        <w:spacing w:after="47" w:line="140" w:lineRule="atLeast"/>
        <w:ind w:left="112"/>
        <w:rPr>
          <w:ins w:id="444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2"/>
          <w:szCs w:val="12"/>
          <w:lang w:eastAsia="fr-FR"/>
        </w:rPr>
        <w:drawing>
          <wp:inline distT="0" distB="0" distL="0" distR="0">
            <wp:extent cx="154305" cy="154305"/>
            <wp:effectExtent l="19050" t="0" r="0" b="0"/>
            <wp:docPr id="165" name="Image 165" descr="ارسال إلى StumbleUpon">
              <a:hlinkClick xmlns:a="http://schemas.openxmlformats.org/drawingml/2006/main" r:id="rId116" tgtFrame="&quot;socialbookmar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ارسال إلى StumbleUpon">
                      <a:hlinkClick r:id="rId116" tgtFrame="&quot;socialbookmar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45" w:author="Unknown"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proofErr w:type="spellStart"/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stumbleupon.com/submit?url=http%3A%2F%2Fwww.tomohna.net%2Fvb%2Fshowthread.php%3Ft%3D45755&amp;title=%D9%83%D8%B1%D8%A7%D8%B3+%D8%A7%D9%84%D8%AF%D8%B1%D9%88%D8%B3+%D9%84%D9%84%D8%B9%D9%84%D9%88%D9%85+%D8%A7%D9%84%D9%81%D8%B2%D9%8A%D8%A7%D8%A6%D9%8A%D8%A9+%D9%84%D8%AA%D9%84%D9%85%D9%8A%D8%B0%D8%A9++%D9%81%D9%8A+4+%D9%85%D8%AA%D9%88%D8%B3%D8%B7" \t "socialbookmark"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lang w:eastAsia="fr-FR"/>
          </w:rPr>
          <w:t>StumbleUpon</w:t>
        </w:r>
        <w:proofErr w:type="spellEnd"/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3"/>
        </w:numPr>
        <w:shd w:val="clear" w:color="auto" w:fill="FFFFFF"/>
        <w:spacing w:after="47" w:line="140" w:lineRule="atLeast"/>
        <w:ind w:left="112"/>
        <w:rPr>
          <w:ins w:id="446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r>
        <w:rPr>
          <w:rFonts w:ascii="Tahoma" w:eastAsia="Times New Roman" w:hAnsi="Tahoma" w:cs="Tahoma"/>
          <w:noProof/>
          <w:color w:val="854F99"/>
          <w:sz w:val="12"/>
          <w:szCs w:val="12"/>
          <w:lang w:eastAsia="fr-FR"/>
        </w:rPr>
        <w:drawing>
          <wp:inline distT="0" distB="0" distL="0" distR="0">
            <wp:extent cx="154305" cy="154305"/>
            <wp:effectExtent l="19050" t="0" r="0" b="0"/>
            <wp:docPr id="166" name="Image 166" descr="ارسال إلى Google">
              <a:hlinkClick xmlns:a="http://schemas.openxmlformats.org/drawingml/2006/main" r:id="rId118" tgtFrame="&quot;socialbookmar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ارسال إلى Google">
                      <a:hlinkClick r:id="rId118" tgtFrame="&quot;socialbookmar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447" w:author="Unknown"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google.com/bookmarks/mark?op=edit&amp;output=popup&amp;bkmk=http%3A%2F%2Fwww.tomohna.net%2Fvb%2Fshowthread.php%3Ft%3D45755&amp;title=%D9%83%D8%B1%D8%A7%D8%B3+%D8%A7%D9%84%D8%AF%D8%B1%D9%88%D8%B3+%D9%84%D9%84%D8%B9%D9%84%D9%88%D9%85+%D8%A7%D9%84%D9%81%D8%B2%D9%8A%D8%A7%D8%A6%D9%8A%D8%A9+%D9%84%D8%AA%D9%84%D9%85%D9%8A%D8%B0%D8%A9++%D9%81%D9%8A+4+%D9%85%D8%AA%D9%88%D8%B3%D8%B7" \t "socialbookmark"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lang w:eastAsia="fr-FR"/>
          </w:rPr>
          <w:t>Google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top w:val="single" w:sz="4" w:space="2" w:color="215678"/>
          <w:left w:val="single" w:sz="4" w:space="5" w:color="215678"/>
          <w:bottom w:val="single" w:sz="4" w:space="2" w:color="215678"/>
          <w:right w:val="single" w:sz="4" w:space="5" w:color="215678"/>
        </w:pBdr>
        <w:shd w:val="clear" w:color="auto" w:fill="4A7993"/>
        <w:spacing w:before="47" w:after="0" w:line="240" w:lineRule="auto"/>
        <w:ind w:right="-56"/>
        <w:outlineLvl w:val="3"/>
        <w:rPr>
          <w:ins w:id="448" w:author="Unknown"/>
          <w:rFonts w:ascii="Tahoma" w:eastAsia="Times New Roman" w:hAnsi="Tahoma" w:cs="Tahoma"/>
          <w:b/>
          <w:bCs/>
          <w:color w:val="FFFFFF"/>
          <w:sz w:val="11"/>
          <w:szCs w:val="11"/>
          <w:lang w:eastAsia="fr-FR"/>
        </w:rPr>
      </w:pPr>
      <w:r>
        <w:rPr>
          <w:rFonts w:ascii="Tahoma" w:eastAsia="Times New Roman" w:hAnsi="Tahoma" w:cs="Tahoma"/>
          <w:b/>
          <w:bCs/>
          <w:noProof/>
          <w:color w:val="FFFFFF"/>
          <w:sz w:val="11"/>
          <w:szCs w:val="11"/>
          <w:lang w:eastAsia="fr-FR"/>
        </w:rPr>
        <w:drawing>
          <wp:inline distT="0" distB="0" distL="0" distR="0">
            <wp:extent cx="124460" cy="124460"/>
            <wp:effectExtent l="19050" t="0" r="8890" b="0"/>
            <wp:docPr id="167" name="Image 167" descr="http://www.tomohna.net/vb/images/styles/CrystalClean/buttons/collapse_40b.png">
              <a:hlinkClick xmlns:a="http://schemas.openxmlformats.org/drawingml/2006/main" r:id="rId1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http://www.tomohna.net/vb/images/styles/CrystalClean/buttons/collapse_40b.png">
                      <a:hlinkClick r:id="rId1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12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ins w:id="449" w:author="Unknown">
        <w:r w:rsidRPr="007541EF">
          <w:rPr>
            <w:rFonts w:ascii="Tahoma" w:eastAsia="Times New Roman" w:hAnsi="Tahoma" w:cs="Tahoma"/>
            <w:b/>
            <w:bCs/>
            <w:color w:val="FFFFFF"/>
            <w:sz w:val="11"/>
            <w:szCs w:val="11"/>
            <w:rtl/>
            <w:lang w:eastAsia="fr-FR"/>
          </w:rPr>
          <w:t>ضوابط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FFFFFF"/>
            <w:sz w:val="11"/>
            <w:szCs w:val="11"/>
            <w:rtl/>
            <w:lang w:eastAsia="fr-FR"/>
          </w:rPr>
          <w:t xml:space="preserve"> المشاركة</w:t>
        </w:r>
      </w:ins>
    </w:p>
    <w:p w:rsidR="007541EF" w:rsidRPr="007541EF" w:rsidRDefault="007541EF" w:rsidP="007541EF">
      <w:pPr>
        <w:numPr>
          <w:ilvl w:val="0"/>
          <w:numId w:val="4"/>
        </w:numPr>
        <w:spacing w:after="19" w:line="140" w:lineRule="atLeast"/>
        <w:ind w:left="0" w:right="38"/>
        <w:rPr>
          <w:ins w:id="450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51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2"/>
            <w:rtl/>
            <w:lang w:eastAsia="fr-FR"/>
          </w:rPr>
          <w:t>لا تستطيع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rtl/>
            <w:lang w:eastAsia="fr-FR"/>
          </w:rPr>
          <w:t>إضافة مواضيع جديدة</w:t>
        </w:r>
      </w:ins>
    </w:p>
    <w:p w:rsidR="007541EF" w:rsidRPr="007541EF" w:rsidRDefault="007541EF" w:rsidP="007541EF">
      <w:pPr>
        <w:numPr>
          <w:ilvl w:val="0"/>
          <w:numId w:val="4"/>
        </w:numPr>
        <w:spacing w:after="19" w:line="140" w:lineRule="atLeast"/>
        <w:ind w:left="0" w:right="38"/>
        <w:rPr>
          <w:ins w:id="452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53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2"/>
            <w:rtl/>
            <w:lang w:eastAsia="fr-FR"/>
          </w:rPr>
          <w:t>لا تستطيع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rtl/>
            <w:lang w:eastAsia="fr-FR"/>
          </w:rPr>
          <w:t>الرد على المواضيع</w:t>
        </w:r>
      </w:ins>
    </w:p>
    <w:p w:rsidR="007541EF" w:rsidRPr="007541EF" w:rsidRDefault="007541EF" w:rsidP="007541EF">
      <w:pPr>
        <w:numPr>
          <w:ilvl w:val="0"/>
          <w:numId w:val="4"/>
        </w:numPr>
        <w:spacing w:after="19" w:line="140" w:lineRule="atLeast"/>
        <w:ind w:left="0" w:right="38"/>
        <w:rPr>
          <w:ins w:id="454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55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2"/>
            <w:rtl/>
            <w:lang w:eastAsia="fr-FR"/>
          </w:rPr>
          <w:t>لا تستطيع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rtl/>
            <w:lang w:eastAsia="fr-FR"/>
          </w:rPr>
          <w:t>إرفاق ملفات</w:t>
        </w:r>
      </w:ins>
    </w:p>
    <w:p w:rsidR="007541EF" w:rsidRPr="007541EF" w:rsidRDefault="007541EF" w:rsidP="007541EF">
      <w:pPr>
        <w:numPr>
          <w:ilvl w:val="0"/>
          <w:numId w:val="4"/>
        </w:numPr>
        <w:spacing w:after="19" w:line="140" w:lineRule="atLeast"/>
        <w:ind w:left="0" w:right="38"/>
        <w:rPr>
          <w:ins w:id="456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57" w:author="Unknown">
        <w:r w:rsidRPr="007541EF">
          <w:rPr>
            <w:rFonts w:ascii="Tahoma" w:eastAsia="Times New Roman" w:hAnsi="Tahoma" w:cs="Tahoma"/>
            <w:b/>
            <w:bCs/>
            <w:color w:val="3E3E3E"/>
            <w:sz w:val="12"/>
            <w:rtl/>
            <w:lang w:eastAsia="fr-FR"/>
          </w:rPr>
          <w:t>لا تستطيع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rtl/>
            <w:lang w:eastAsia="fr-FR"/>
          </w:rPr>
          <w:t>تعديل مشاركاتك</w:t>
        </w:r>
      </w:ins>
    </w:p>
    <w:p w:rsidR="007541EF" w:rsidRPr="007541EF" w:rsidRDefault="007541EF" w:rsidP="007541EF">
      <w:pPr>
        <w:numPr>
          <w:ilvl w:val="0"/>
          <w:numId w:val="4"/>
        </w:numPr>
        <w:spacing w:after="19" w:line="140" w:lineRule="atLeast"/>
        <w:ind w:left="0" w:right="38"/>
        <w:rPr>
          <w:ins w:id="458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59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> </w:t>
        </w:r>
      </w:ins>
    </w:p>
    <w:p w:rsidR="007541EF" w:rsidRPr="007541EF" w:rsidRDefault="007541EF" w:rsidP="007541EF">
      <w:pPr>
        <w:numPr>
          <w:ilvl w:val="0"/>
          <w:numId w:val="5"/>
        </w:numPr>
        <w:spacing w:after="19" w:line="140" w:lineRule="atLeast"/>
        <w:ind w:left="0"/>
        <w:rPr>
          <w:ins w:id="460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61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"http://www.tomohna.net/vb/misc.php?do=bbcode" \t "_blank"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proofErr w:type="spellStart"/>
        <w:r w:rsidRPr="007541EF">
          <w:rPr>
            <w:rFonts w:ascii="Tahoma" w:eastAsia="Times New Roman" w:hAnsi="Tahoma" w:cs="Tahoma"/>
            <w:b/>
            <w:bCs/>
            <w:color w:val="854F99"/>
            <w:sz w:val="12"/>
            <w:u w:val="single"/>
            <w:rtl/>
            <w:lang w:eastAsia="fr-FR"/>
          </w:rPr>
          <w:t>أكواد</w:t>
        </w:r>
        <w:proofErr w:type="spellEnd"/>
        <w:r w:rsidRPr="007541EF">
          <w:rPr>
            <w:rFonts w:ascii="Tahoma" w:eastAsia="Times New Roman" w:hAnsi="Tahoma" w:cs="Tahoma"/>
            <w:b/>
            <w:bCs/>
            <w:color w:val="854F99"/>
            <w:sz w:val="12"/>
            <w:u w:val="single"/>
            <w:rtl/>
            <w:lang w:eastAsia="fr-FR"/>
          </w:rPr>
          <w:t xml:space="preserve"> المنتدى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2"/>
            <w:rtl/>
            <w:lang w:eastAsia="fr-FR"/>
          </w:rPr>
          <w:t>متاحة</w:t>
        </w:r>
      </w:ins>
    </w:p>
    <w:p w:rsidR="007541EF" w:rsidRPr="007541EF" w:rsidRDefault="007541EF" w:rsidP="007541EF">
      <w:pPr>
        <w:numPr>
          <w:ilvl w:val="0"/>
          <w:numId w:val="5"/>
        </w:numPr>
        <w:spacing w:after="19" w:line="140" w:lineRule="atLeast"/>
        <w:ind w:left="0"/>
        <w:rPr>
          <w:ins w:id="462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63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"http://www.tomohna.net/vb/misc.php?do=showsmilies" \t "_blank"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b/>
            <w:bCs/>
            <w:color w:val="854F99"/>
            <w:sz w:val="12"/>
            <w:u w:val="single"/>
            <w:rtl/>
            <w:lang w:eastAsia="fr-FR"/>
          </w:rPr>
          <w:t>الابتسامات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2"/>
            <w:rtl/>
            <w:lang w:eastAsia="fr-FR"/>
          </w:rPr>
          <w:t>متاحة</w:t>
        </w:r>
      </w:ins>
    </w:p>
    <w:p w:rsidR="007541EF" w:rsidRPr="007541EF" w:rsidRDefault="007541EF" w:rsidP="007541EF">
      <w:pPr>
        <w:numPr>
          <w:ilvl w:val="0"/>
          <w:numId w:val="5"/>
        </w:numPr>
        <w:spacing w:after="19" w:line="140" w:lineRule="atLeast"/>
        <w:ind w:left="0"/>
        <w:rPr>
          <w:ins w:id="464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65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"http://www.tomohna.net/vb/misc.php?do=bbcode" \l "imgcode" \t "_blank"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b/>
            <w:bCs/>
            <w:color w:val="854F99"/>
            <w:sz w:val="12"/>
            <w:u w:val="single"/>
            <w:rtl/>
            <w:lang w:eastAsia="fr-FR"/>
          </w:rPr>
          <w:t>كود</w:t>
        </w:r>
        <w:r w:rsidRPr="007541EF">
          <w:rPr>
            <w:rFonts w:ascii="Tahoma" w:eastAsia="Times New Roman" w:hAnsi="Tahoma" w:cs="Tahoma"/>
            <w:b/>
            <w:bCs/>
            <w:color w:val="854F99"/>
            <w:sz w:val="12"/>
            <w:u w:val="single"/>
            <w:lang w:eastAsia="fr-FR"/>
          </w:rPr>
          <w:t xml:space="preserve"> [IMG]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proofErr w:type="gramStart"/>
        <w:r w:rsidRPr="007541EF">
          <w:rPr>
            <w:rFonts w:ascii="Tahoma" w:eastAsia="Times New Roman" w:hAnsi="Tahoma" w:cs="Tahoma"/>
            <w:b/>
            <w:bCs/>
            <w:color w:val="3E3E3E"/>
            <w:sz w:val="12"/>
            <w:rtl/>
            <w:lang w:eastAsia="fr-FR"/>
          </w:rPr>
          <w:t>متاحة</w:t>
        </w:r>
        <w:proofErr w:type="gramEnd"/>
      </w:ins>
    </w:p>
    <w:p w:rsidR="007541EF" w:rsidRPr="007541EF" w:rsidRDefault="007541EF" w:rsidP="007541EF">
      <w:pPr>
        <w:numPr>
          <w:ilvl w:val="0"/>
          <w:numId w:val="5"/>
        </w:numPr>
        <w:spacing w:after="19" w:line="140" w:lineRule="atLeast"/>
        <w:ind w:left="0"/>
        <w:rPr>
          <w:ins w:id="466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67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"http://www.tomohna.net/vb/misc.php?do=bbcode" \l "videocode" \t "_blank"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b/>
            <w:bCs/>
            <w:color w:val="854F99"/>
            <w:sz w:val="12"/>
            <w:u w:val="single"/>
            <w:lang w:eastAsia="fr-FR"/>
          </w:rPr>
          <w:t>[VIDEO]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rtl/>
            <w:lang w:eastAsia="fr-FR"/>
          </w:rPr>
          <w:t>الكود هو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b/>
            <w:bCs/>
            <w:color w:val="3E3E3E"/>
            <w:sz w:val="12"/>
            <w:rtl/>
            <w:lang w:eastAsia="fr-FR"/>
          </w:rPr>
          <w:t>متاحة</w:t>
        </w:r>
      </w:ins>
    </w:p>
    <w:p w:rsidR="007541EF" w:rsidRPr="007541EF" w:rsidRDefault="007541EF" w:rsidP="007541EF">
      <w:pPr>
        <w:numPr>
          <w:ilvl w:val="0"/>
          <w:numId w:val="5"/>
        </w:numPr>
        <w:spacing w:after="19" w:line="140" w:lineRule="atLeast"/>
        <w:ind w:left="0"/>
        <w:rPr>
          <w:ins w:id="468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69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rtl/>
            <w:lang w:eastAsia="fr-FR"/>
          </w:rPr>
          <w:t>كود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 xml:space="preserve"> HTML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proofErr w:type="gramStart"/>
        <w:r w:rsidRPr="007541EF">
          <w:rPr>
            <w:rFonts w:ascii="Tahoma" w:eastAsia="Times New Roman" w:hAnsi="Tahoma" w:cs="Tahoma"/>
            <w:b/>
            <w:bCs/>
            <w:color w:val="3E3E3E"/>
            <w:sz w:val="12"/>
            <w:rtl/>
            <w:lang w:eastAsia="fr-FR"/>
          </w:rPr>
          <w:t>معطلة</w:t>
        </w:r>
        <w:proofErr w:type="gramEnd"/>
      </w:ins>
    </w:p>
    <w:p w:rsidR="007541EF" w:rsidRPr="007541EF" w:rsidRDefault="007541EF" w:rsidP="007541EF">
      <w:pPr>
        <w:spacing w:before="94" w:after="94" w:line="140" w:lineRule="atLeast"/>
        <w:rPr>
          <w:ins w:id="470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71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"http://www.tomohna.net/vb/misc.php?do=showrules" \t "_blank"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b/>
            <w:bCs/>
            <w:color w:val="854F99"/>
            <w:sz w:val="12"/>
            <w:u w:val="single"/>
            <w:rtl/>
            <w:lang w:eastAsia="fr-FR"/>
          </w:rPr>
          <w:t>قوانين المنتدى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shd w:val="clear" w:color="auto" w:fill="FFFFFF"/>
        <w:spacing w:after="0" w:line="140" w:lineRule="atLeast"/>
        <w:jc w:val="right"/>
        <w:rPr>
          <w:ins w:id="472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</w:p>
    <w:p w:rsidR="007541EF" w:rsidRPr="007541EF" w:rsidRDefault="007541EF" w:rsidP="007541EF">
      <w:pPr>
        <w:shd w:val="clear" w:color="auto" w:fill="FFFFFF"/>
        <w:spacing w:after="0" w:line="140" w:lineRule="atLeast"/>
        <w:jc w:val="center"/>
        <w:rPr>
          <w:ins w:id="473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74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"https://plus.google.com/115331245703977993099"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2"/>
            <w:u w:val="single"/>
            <w:rtl/>
            <w:lang w:eastAsia="fr-FR"/>
          </w:rPr>
          <w:t xml:space="preserve">صفحتنا على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2"/>
            <w:u w:val="single"/>
            <w:rtl/>
            <w:lang w:eastAsia="fr-FR"/>
          </w:rPr>
          <w:t>قوقل</w:t>
        </w:r>
        <w:proofErr w:type="spellEnd"/>
        <w:r w:rsidRPr="007541EF">
          <w:rPr>
            <w:rFonts w:ascii="Tahoma" w:eastAsia="Times New Roman" w:hAnsi="Tahoma" w:cs="Tahoma"/>
            <w:color w:val="854F99"/>
            <w:sz w:val="12"/>
            <w:u w:val="single"/>
            <w:lang w:eastAsia="fr-FR"/>
          </w:rPr>
          <w:t xml:space="preserve"> +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6"/>
        </w:numPr>
        <w:shd w:val="clear" w:color="auto" w:fill="FFFFFF"/>
        <w:spacing w:after="0" w:line="365" w:lineRule="atLeast"/>
        <w:ind w:left="0"/>
        <w:rPr>
          <w:ins w:id="475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76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"http://www.tomohna.net/vb/sendmessage.php"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b/>
            <w:bCs/>
            <w:color w:val="3C7091"/>
            <w:sz w:val="12"/>
            <w:u w:val="single"/>
            <w:rtl/>
            <w:lang w:eastAsia="fr-FR"/>
          </w:rPr>
          <w:t>الاتصال بنا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6"/>
        </w:numPr>
        <w:shd w:val="clear" w:color="auto" w:fill="FFFFFF"/>
        <w:spacing w:after="0" w:line="365" w:lineRule="atLeast"/>
        <w:ind w:left="0"/>
        <w:rPr>
          <w:ins w:id="477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78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proofErr w:type="gramStart"/>
        <w:r w:rsidRPr="007541EF">
          <w:rPr>
            <w:rFonts w:ascii="Tahoma" w:eastAsia="Times New Roman" w:hAnsi="Tahoma" w:cs="Tahoma"/>
            <w:b/>
            <w:bCs/>
            <w:color w:val="3C7091"/>
            <w:sz w:val="12"/>
            <w:u w:val="single"/>
            <w:rtl/>
            <w:lang w:eastAsia="fr-FR"/>
          </w:rPr>
          <w:t>منتديات</w:t>
        </w:r>
        <w:proofErr w:type="gramEnd"/>
        <w:r w:rsidRPr="007541EF">
          <w:rPr>
            <w:rFonts w:ascii="Tahoma" w:eastAsia="Times New Roman" w:hAnsi="Tahoma" w:cs="Tahoma"/>
            <w:b/>
            <w:bCs/>
            <w:color w:val="3C7091"/>
            <w:sz w:val="12"/>
            <w:u w:val="single"/>
            <w:rtl/>
            <w:lang w:eastAsia="fr-FR"/>
          </w:rPr>
          <w:t xml:space="preserve"> طموحنا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6"/>
        </w:numPr>
        <w:shd w:val="clear" w:color="auto" w:fill="FFFFFF"/>
        <w:spacing w:after="0" w:line="365" w:lineRule="atLeast"/>
        <w:ind w:left="0"/>
        <w:rPr>
          <w:ins w:id="479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80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"http://www.tomohna.net/vb/archive/index.php"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proofErr w:type="gramStart"/>
        <w:r w:rsidRPr="007541EF">
          <w:rPr>
            <w:rFonts w:ascii="Tahoma" w:eastAsia="Times New Roman" w:hAnsi="Tahoma" w:cs="Tahoma"/>
            <w:b/>
            <w:bCs/>
            <w:color w:val="3C7091"/>
            <w:sz w:val="12"/>
            <w:u w:val="single"/>
            <w:rtl/>
            <w:lang w:eastAsia="fr-FR"/>
          </w:rPr>
          <w:t>الأرشيف</w:t>
        </w:r>
        <w:proofErr w:type="gramEnd"/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6"/>
        </w:numPr>
        <w:shd w:val="clear" w:color="auto" w:fill="FFFFFF"/>
        <w:spacing w:after="0" w:line="365" w:lineRule="atLeast"/>
        <w:ind w:left="0"/>
        <w:rPr>
          <w:ins w:id="481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82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"http://www.tomohna.com/Privacy-Policy.htm"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proofErr w:type="spellStart"/>
        <w:r w:rsidRPr="007541EF">
          <w:rPr>
            <w:rFonts w:ascii="Tahoma" w:eastAsia="Times New Roman" w:hAnsi="Tahoma" w:cs="Tahoma"/>
            <w:b/>
            <w:bCs/>
            <w:color w:val="3C7091"/>
            <w:sz w:val="12"/>
            <w:u w:val="single"/>
            <w:lang w:eastAsia="fr-FR"/>
          </w:rPr>
          <w:t>Privacy</w:t>
        </w:r>
        <w:proofErr w:type="spellEnd"/>
        <w:r w:rsidRPr="007541EF">
          <w:rPr>
            <w:rFonts w:ascii="Tahoma" w:eastAsia="Times New Roman" w:hAnsi="Tahoma" w:cs="Tahoma"/>
            <w:b/>
            <w:bCs/>
            <w:color w:val="3C7091"/>
            <w:sz w:val="12"/>
            <w:u w:val="single"/>
            <w:lang w:eastAsia="fr-FR"/>
          </w:rPr>
          <w:t xml:space="preserve"> Policy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numPr>
          <w:ilvl w:val="0"/>
          <w:numId w:val="6"/>
        </w:numPr>
        <w:shd w:val="clear" w:color="auto" w:fill="FFFFFF"/>
        <w:spacing w:after="0" w:line="365" w:lineRule="atLeast"/>
        <w:ind w:left="0"/>
        <w:rPr>
          <w:ins w:id="483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84" w:author="Unknown"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instrText xml:space="preserve"> HYPERLINK "http://www.tomohna.net/vb/showthread.php?t=45755" \l "top" </w:instrTex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separate"/>
        </w:r>
        <w:proofErr w:type="gramStart"/>
        <w:r w:rsidRPr="007541EF">
          <w:rPr>
            <w:rFonts w:ascii="Tahoma" w:eastAsia="Times New Roman" w:hAnsi="Tahoma" w:cs="Tahoma"/>
            <w:b/>
            <w:bCs/>
            <w:color w:val="3C7091"/>
            <w:sz w:val="12"/>
            <w:u w:val="single"/>
            <w:rtl/>
            <w:lang w:eastAsia="fr-FR"/>
          </w:rPr>
          <w:t>الأعلى</w:t>
        </w:r>
        <w:proofErr w:type="gramEnd"/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fldChar w:fldCharType="end"/>
        </w:r>
      </w:ins>
    </w:p>
    <w:p w:rsidR="007541EF" w:rsidRPr="007541EF" w:rsidRDefault="007541EF" w:rsidP="007541E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7541EF">
        <w:rPr>
          <w:rFonts w:ascii="Arial" w:eastAsia="Times New Roman" w:hAnsi="Arial" w:cs="Arial"/>
          <w:vanish/>
          <w:sz w:val="16"/>
          <w:szCs w:val="16"/>
          <w:lang w:eastAsia="fr-FR"/>
        </w:rPr>
        <w:t>Haut du formulaire</w:t>
      </w:r>
    </w:p>
    <w:p w:rsidR="007541EF" w:rsidRPr="007541EF" w:rsidRDefault="007541EF" w:rsidP="007541EF">
      <w:pPr>
        <w:shd w:val="clear" w:color="auto" w:fill="FFFFFF"/>
        <w:spacing w:after="0" w:line="365" w:lineRule="atLeast"/>
        <w:ind w:right="94"/>
        <w:rPr>
          <w:ins w:id="485" w:author="Unknown"/>
          <w:rFonts w:ascii="Tahoma" w:eastAsia="Times New Roman" w:hAnsi="Tahoma" w:cs="Tahoma"/>
          <w:color w:val="3E3E3E"/>
          <w:sz w:val="12"/>
          <w:szCs w:val="12"/>
          <w:lang w:eastAsia="fr-FR"/>
        </w:rPr>
      </w:pPr>
      <w:ins w:id="486" w:author="Unknown"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 xml:space="preserve"> 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 xml:space="preserve"> 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 xml:space="preserve"> 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 xml:space="preserve"> 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 xml:space="preserve"> 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 xml:space="preserve"> </w:t>
        </w:r>
        <w:r w:rsidRPr="007541EF">
          <w:rPr>
            <w:rFonts w:ascii="Tahoma" w:eastAsia="Times New Roman" w:hAnsi="Tahoma" w:cs="Tahoma"/>
            <w:color w:val="3E3E3E"/>
            <w:sz w:val="12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t xml:space="preserve"> </w:t>
        </w:r>
        <w:r w:rsidRPr="007541EF">
          <w:rPr>
            <w:rFonts w:ascii="Tahoma" w:eastAsia="Times New Roman" w:hAnsi="Tahoma" w:cs="Tahoma"/>
            <w:color w:val="3E3E3E"/>
            <w:sz w:val="12"/>
            <w:szCs w:val="12"/>
            <w:lang w:eastAsia="fr-FR"/>
          </w:rPr>
          <w:object w:dxaOrig="225" w:dyaOrig="22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361" type="#_x0000_t75" style="width:137.9pt;height:18.25pt" o:ole="">
              <v:imagedata r:id="rId122" o:title=""/>
            </v:shape>
            <w:control r:id="rId123" w:name="DefaultOcxName" w:shapeid="_x0000_i1361"/>
          </w:object>
        </w:r>
      </w:ins>
    </w:p>
    <w:p w:rsidR="007541EF" w:rsidRPr="007541EF" w:rsidRDefault="007541EF" w:rsidP="007541E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7541EF">
        <w:rPr>
          <w:rFonts w:ascii="Arial" w:eastAsia="Times New Roman" w:hAnsi="Arial" w:cs="Arial"/>
          <w:vanish/>
          <w:sz w:val="16"/>
          <w:szCs w:val="16"/>
          <w:lang w:eastAsia="fr-FR"/>
        </w:rPr>
        <w:t>Bas du formulaire</w:t>
      </w:r>
    </w:p>
    <w:p w:rsidR="007541EF" w:rsidRPr="007541EF" w:rsidRDefault="007541EF" w:rsidP="007541EF">
      <w:pPr>
        <w:shd w:val="clear" w:color="auto" w:fill="FFFFFF"/>
        <w:spacing w:after="0" w:line="168" w:lineRule="atLeast"/>
        <w:rPr>
          <w:ins w:id="487" w:author="Unknown"/>
          <w:rFonts w:ascii="Tahoma" w:eastAsia="Times New Roman" w:hAnsi="Tahoma" w:cs="Tahoma"/>
          <w:color w:val="3A3A3A"/>
          <w:sz w:val="10"/>
          <w:szCs w:val="10"/>
          <w:lang w:eastAsia="fr-FR"/>
        </w:rPr>
      </w:pPr>
      <w:proofErr w:type="spellStart"/>
      <w:ins w:id="488" w:author="Unknown"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Powered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 by</w:t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instrText xml:space="preserve"> HYPERLINK "http://www.vbulletin.com/" </w:instrTex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vBulletin</w:t>
        </w:r>
        <w:proofErr w:type="spellEnd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®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Version 4.2.1</w:t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br/>
          <w:t xml:space="preserve">Copyright © 2015 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vBulletin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 Solutions, Inc. All 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rights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 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reserved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.</w:t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br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instrText xml:space="preserve"> HYPERLINK "http://www.nabdh-alm3ani.net/" \o "</w:instrTex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rtl/>
            <w:lang w:eastAsia="fr-FR"/>
          </w:rPr>
          <w:instrText>تعريب ضيف المهاجر</w:instrTex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instrText xml:space="preserve">" </w:instrTex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 xml:space="preserve">Translate By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Almuhajir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end"/>
        </w:r>
      </w:ins>
    </w:p>
    <w:p w:rsidR="007541EF" w:rsidRPr="007541EF" w:rsidRDefault="007541EF" w:rsidP="007541EF">
      <w:pPr>
        <w:shd w:val="clear" w:color="auto" w:fill="FFFFFF"/>
        <w:spacing w:after="0" w:line="168" w:lineRule="atLeast"/>
        <w:rPr>
          <w:ins w:id="489" w:author="Unknown"/>
          <w:rFonts w:ascii="Tahoma" w:eastAsia="Times New Roman" w:hAnsi="Tahoma" w:cs="Tahoma"/>
          <w:color w:val="3A3A3A"/>
          <w:sz w:val="10"/>
          <w:szCs w:val="10"/>
          <w:lang w:eastAsia="fr-FR"/>
        </w:rPr>
      </w:pPr>
      <w:ins w:id="490" w:author="Unknown"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User 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Alert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 System 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provided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 by</w:t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instrText xml:space="preserve"> HYPERLINK "http://www.dragonbyte-tech.com/vbecommerce.php?productid=20&amp;do=product&amp;utm_source=tomohna.net&amp;utm_campaign=Footer%2BLinks&amp;utm_medium=Advanced%2BUser%2BTagging&amp;utm_content=Lite" \t "_blank" </w:instrTex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 xml:space="preserve">Advanced User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Tagging</w:t>
        </w:r>
        <w:proofErr w:type="spellEnd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 xml:space="preserve"> (Lite)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-</w:t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instrText xml:space="preserve"> HYPERLINK "http://www.dragonbyte-tech.com/?utm_source=tomohna.net&amp;utm_campaign=Footer%2BLinks&amp;utm_medium=Advanced%2BUser%2BTagging&amp;utm_content=Lite" \t "_blank" </w:instrTex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vBulletin</w:t>
        </w:r>
        <w:proofErr w:type="spellEnd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 xml:space="preserve">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Mods</w:t>
        </w:r>
        <w:proofErr w:type="spellEnd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 xml:space="preserve"> &amp;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Addons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Copyright © 2015 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DragonByte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 Technologies Ltd. 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Runs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 best on</w:t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instrText xml:space="preserve"> HYPERLINK "http://www.hivelocity.net/?utm_source=Iain%2BKidd&amp;utm_medium=back%2Blink&amp;utm_term=Dedicated%2BServer%2BSponsor&amp;utm_campaign=Back%2BLinks%2Bfrom%2BIain%2BKidd" \t "_blank" </w:instrTex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HiVelocity</w:t>
        </w:r>
        <w:proofErr w:type="spellEnd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 xml:space="preserve">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Hosting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.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br/>
          <w:t xml:space="preserve">Auto 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Closing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 Of Threads 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provided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 by</w:t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instrText xml:space="preserve"> HYPERLINK "http://www.dragonbyte-tech.com/vbecommerce.php?productid=185&amp;do=product&amp;utm_source=tomohna.net&amp;utm_campaign=Footer%2BLinks&amp;utm_medium=Threads%2BAuto%2BClose&amp;utm_content=Lite" \t "_blank" </w:instrTex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Threads Auto Close (Lite)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-</w:t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instrText xml:space="preserve"> HYPERLINK "http://www.dragonbyte-tech.com/?utm_source=tomohna.net&amp;utm_campaign=Footer%2BLinks&amp;utm_medium=Threads%2BAuto%2BClose&amp;utm_content=Lite" \t "_blank" </w:instrTex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vBulletin</w:t>
        </w:r>
        <w:proofErr w:type="spellEnd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 xml:space="preserve">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Mods</w:t>
        </w:r>
        <w:proofErr w:type="spellEnd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 xml:space="preserve"> &amp;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Addons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Copyright © 2015 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DragonByte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 Technologies Ltd. 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Runs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 xml:space="preserve"> best on</w:t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proofErr w:type="spellStart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begin"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instrText xml:space="preserve"> HYPERLINK "http://www.hivelocity.net/?utm_source=Iain%2BKidd&amp;utm_medium=back%2Blink&amp;utm_term=Dedicated%2BServer%2BSponsor&amp;utm_campaign=Back%2BLinks%2Bfrom%2BIain%2BKidd" \t "_blank" </w:instrTex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separate"/>
        </w:r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HiVelocity</w:t>
        </w:r>
        <w:proofErr w:type="spellEnd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 xml:space="preserve"> </w:t>
        </w:r>
        <w:proofErr w:type="spellStart"/>
        <w:r w:rsidRPr="007541EF">
          <w:rPr>
            <w:rFonts w:ascii="Tahoma" w:eastAsia="Times New Roman" w:hAnsi="Tahoma" w:cs="Tahoma"/>
            <w:color w:val="854F99"/>
            <w:sz w:val="10"/>
            <w:u w:val="single"/>
            <w:lang w:eastAsia="fr-FR"/>
          </w:rPr>
          <w:t>Hosting</w:t>
        </w:r>
        <w:proofErr w:type="spellEnd"/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fldChar w:fldCharType="end"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t>.</w:t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lang w:eastAsia="fr-FR"/>
          </w:rPr>
          <w:br/>
        </w:r>
        <w:r w:rsidRPr="007541EF">
          <w:rPr>
            <w:rFonts w:ascii="Tahoma" w:eastAsia="Times New Roman" w:hAnsi="Tahoma" w:cs="Tahoma"/>
            <w:color w:val="3A3A3A"/>
            <w:sz w:val="10"/>
            <w:szCs w:val="10"/>
            <w:rtl/>
            <w:lang w:eastAsia="fr-FR"/>
          </w:rPr>
          <w:t>جميع الحقوق محفوظة لشبكة و منتديات طموحنا</w:t>
        </w:r>
      </w:ins>
    </w:p>
    <w:p w:rsidR="007541EF" w:rsidRPr="007541EF" w:rsidRDefault="007541EF" w:rsidP="007541EF">
      <w:pPr>
        <w:shd w:val="clear" w:color="auto" w:fill="FFFFFF"/>
        <w:spacing w:after="0" w:line="168" w:lineRule="atLeast"/>
        <w:rPr>
          <w:ins w:id="491" w:author="Unknown"/>
          <w:rFonts w:ascii="Tahoma" w:eastAsia="Times New Roman" w:hAnsi="Tahoma" w:cs="Tahoma"/>
          <w:color w:val="3A3A3A"/>
          <w:sz w:val="10"/>
          <w:szCs w:val="10"/>
          <w:lang w:eastAsia="fr-FR"/>
        </w:rPr>
      </w:pPr>
      <w:ins w:id="492" w:author="Unknown">
        <w:r w:rsidRPr="007541EF">
          <w:rPr>
            <w:rFonts w:ascii="Tahoma" w:eastAsia="Times New Roman" w:hAnsi="Tahoma" w:cs="Tahoma"/>
            <w:color w:val="3A3A3A"/>
            <w:sz w:val="10"/>
            <w:szCs w:val="10"/>
            <w:rtl/>
            <w:lang w:eastAsia="fr-FR"/>
          </w:rPr>
          <w:t>الساعة الآن</w:t>
        </w:r>
        <w:r w:rsidRPr="007541EF">
          <w:rPr>
            <w:rFonts w:ascii="Tahoma" w:eastAsia="Times New Roman" w:hAnsi="Tahoma" w:cs="Tahoma"/>
            <w:color w:val="3A3A3A"/>
            <w:sz w:val="10"/>
            <w:lang w:eastAsia="fr-FR"/>
          </w:rPr>
          <w:t> </w:t>
        </w:r>
        <w:r w:rsidRPr="007541EF">
          <w:rPr>
            <w:rFonts w:ascii="Tahoma" w:eastAsia="Times New Roman" w:hAnsi="Tahoma" w:cs="Tahoma"/>
            <w:color w:val="3E3E3E"/>
            <w:sz w:val="10"/>
            <w:lang w:eastAsia="fr-FR"/>
          </w:rPr>
          <w:t>11:11</w:t>
        </w:r>
      </w:ins>
    </w:p>
    <w:p w:rsidR="00A146FB" w:rsidRDefault="007541EF" w:rsidP="007541EF">
      <w:pPr>
        <w:jc w:val="right"/>
      </w:pPr>
    </w:p>
    <w:sectPr w:rsidR="00A146FB" w:rsidSect="003E58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931C4"/>
    <w:multiLevelType w:val="multilevel"/>
    <w:tmpl w:val="E256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111C95"/>
    <w:multiLevelType w:val="multilevel"/>
    <w:tmpl w:val="8F8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0B5ABD"/>
    <w:multiLevelType w:val="multilevel"/>
    <w:tmpl w:val="A55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24481F"/>
    <w:multiLevelType w:val="multilevel"/>
    <w:tmpl w:val="3516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2F5430"/>
    <w:multiLevelType w:val="multilevel"/>
    <w:tmpl w:val="EAA2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7541EF"/>
    <w:rsid w:val="003851B7"/>
    <w:rsid w:val="003E58FE"/>
    <w:rsid w:val="007541EF"/>
    <w:rsid w:val="00C661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8FE"/>
  </w:style>
  <w:style w:type="paragraph" w:styleId="Titre2">
    <w:name w:val="heading 2"/>
    <w:basedOn w:val="Normal"/>
    <w:link w:val="Titre2Car"/>
    <w:uiPriority w:val="9"/>
    <w:qFormat/>
    <w:rsid w:val="007541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4">
    <w:name w:val="heading 4"/>
    <w:basedOn w:val="Normal"/>
    <w:link w:val="Titre4Car"/>
    <w:uiPriority w:val="9"/>
    <w:qFormat/>
    <w:rsid w:val="007541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541E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7541EF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apple-converted-space">
    <w:name w:val="apple-converted-space"/>
    <w:basedOn w:val="Policepardfaut"/>
    <w:rsid w:val="007541EF"/>
  </w:style>
  <w:style w:type="character" w:styleId="Lienhypertexte">
    <w:name w:val="Hyperlink"/>
    <w:basedOn w:val="Policepardfaut"/>
    <w:uiPriority w:val="99"/>
    <w:semiHidden/>
    <w:unhideWhenUsed/>
    <w:rsid w:val="007541EF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541EF"/>
    <w:rPr>
      <w:color w:val="800080"/>
      <w:u w:val="single"/>
    </w:rPr>
  </w:style>
  <w:style w:type="paragraph" w:customStyle="1" w:styleId="alt2">
    <w:name w:val="alt2"/>
    <w:basedOn w:val="Normal"/>
    <w:rsid w:val="00754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541EF"/>
    <w:rPr>
      <w:b/>
      <w:bCs/>
    </w:rPr>
  </w:style>
  <w:style w:type="character" w:customStyle="1" w:styleId="postcontrols">
    <w:name w:val="postcontrols"/>
    <w:basedOn w:val="Policepardfaut"/>
    <w:rsid w:val="007541EF"/>
  </w:style>
  <w:style w:type="character" w:customStyle="1" w:styleId="postlinking">
    <w:name w:val="postlinking"/>
    <w:basedOn w:val="Policepardfaut"/>
    <w:rsid w:val="007541EF"/>
  </w:style>
  <w:style w:type="character" w:customStyle="1" w:styleId="postdate">
    <w:name w:val="postdate"/>
    <w:basedOn w:val="Policepardfaut"/>
    <w:rsid w:val="007541EF"/>
  </w:style>
  <w:style w:type="character" w:customStyle="1" w:styleId="date">
    <w:name w:val="date"/>
    <w:basedOn w:val="Policepardfaut"/>
    <w:rsid w:val="007541EF"/>
  </w:style>
  <w:style w:type="character" w:customStyle="1" w:styleId="time">
    <w:name w:val="time"/>
    <w:basedOn w:val="Policepardfaut"/>
    <w:rsid w:val="007541EF"/>
  </w:style>
  <w:style w:type="character" w:customStyle="1" w:styleId="nodecontrols">
    <w:name w:val="nodecontrols"/>
    <w:basedOn w:val="Policepardfaut"/>
    <w:rsid w:val="007541EF"/>
  </w:style>
  <w:style w:type="character" w:customStyle="1" w:styleId="usertitle">
    <w:name w:val="usertitle"/>
    <w:basedOn w:val="Policepardfaut"/>
    <w:rsid w:val="007541EF"/>
  </w:style>
  <w:style w:type="character" w:customStyle="1" w:styleId="rank">
    <w:name w:val="rank"/>
    <w:basedOn w:val="Policepardfaut"/>
    <w:rsid w:val="007541EF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7541E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7541EF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selected">
    <w:name w:val="selected"/>
    <w:basedOn w:val="Policepardfaut"/>
    <w:rsid w:val="007541EF"/>
  </w:style>
  <w:style w:type="character" w:customStyle="1" w:styleId="separator">
    <w:name w:val="separator"/>
    <w:basedOn w:val="Policepardfaut"/>
    <w:rsid w:val="007541EF"/>
  </w:style>
  <w:style w:type="character" w:customStyle="1" w:styleId="prevnext">
    <w:name w:val="prev_next"/>
    <w:basedOn w:val="Policepardfaut"/>
    <w:rsid w:val="007541EF"/>
  </w:style>
  <w:style w:type="character" w:customStyle="1" w:styleId="firstlast">
    <w:name w:val="first_last"/>
    <w:basedOn w:val="Policepardfaut"/>
    <w:rsid w:val="007541EF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7541E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7541EF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54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uleslink">
    <w:name w:val="rules_link"/>
    <w:basedOn w:val="Normal"/>
    <w:rsid w:val="00754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54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41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3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70669">
                  <w:marLeft w:val="0"/>
                  <w:marRight w:val="0"/>
                  <w:marTop w:val="47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8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0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57475">
                              <w:marLeft w:val="0"/>
                              <w:marRight w:val="18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" w:space="0" w:color="C2D2DF"/>
                              </w:divBdr>
                              <w:divsChild>
                                <w:div w:id="116732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1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2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897493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56684">
                                                  <w:marLeft w:val="-56"/>
                                                  <w:marRight w:val="0"/>
                                                  <w:marTop w:val="9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97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9904290">
                                  <w:marLeft w:val="0"/>
                                  <w:marRight w:val="0"/>
                                  <w:marTop w:val="94"/>
                                  <w:marBottom w:val="0"/>
                                  <w:divBdr>
                                    <w:top w:val="threeDEmboss" w:sz="6" w:space="3" w:color="417394"/>
                                    <w:left w:val="threeDEmboss" w:sz="6" w:space="3" w:color="417394"/>
                                    <w:bottom w:val="threeDEmboss" w:sz="6" w:space="3" w:color="417394"/>
                                    <w:right w:val="threeDEmboss" w:sz="6" w:space="3" w:color="417394"/>
                                  </w:divBdr>
                                  <w:divsChild>
                                    <w:div w:id="155643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95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23285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44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C2D2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4811">
                              <w:marLeft w:val="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9241958">
                          <w:marLeft w:val="-9"/>
                          <w:marRight w:val="-9"/>
                          <w:marTop w:val="0"/>
                          <w:marBottom w:val="0"/>
                          <w:divBdr>
                            <w:top w:val="single" w:sz="4" w:space="2" w:color="E8D793"/>
                            <w:left w:val="single" w:sz="4" w:space="0" w:color="E8D793"/>
                            <w:bottom w:val="single" w:sz="4" w:space="2" w:color="E8D793"/>
                            <w:right w:val="single" w:sz="4" w:space="0" w:color="E8D793"/>
                          </w:divBdr>
                        </w:div>
                        <w:div w:id="28994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1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99275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5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886522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536283164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512187010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</w:divsChild>
                            </w:div>
                            <w:div w:id="213125141">
                              <w:marLeft w:val="0"/>
                              <w:marRight w:val="18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" w:space="0" w:color="C2D2DF"/>
                              </w:divBdr>
                              <w:divsChild>
                                <w:div w:id="159377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90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799267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5817367">
                                  <w:marLeft w:val="0"/>
                                  <w:marRight w:val="0"/>
                                  <w:marTop w:val="94"/>
                                  <w:marBottom w:val="0"/>
                                  <w:divBdr>
                                    <w:top w:val="threeDEmboss" w:sz="6" w:space="3" w:color="417394"/>
                                    <w:left w:val="threeDEmboss" w:sz="6" w:space="3" w:color="417394"/>
                                    <w:bottom w:val="threeDEmboss" w:sz="6" w:space="3" w:color="417394"/>
                                    <w:right w:val="threeDEmboss" w:sz="6" w:space="3" w:color="417394"/>
                                  </w:divBdr>
                                  <w:divsChild>
                                    <w:div w:id="198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5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69099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342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C2D2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58307">
                              <w:marLeft w:val="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0776580">
                          <w:marLeft w:val="-9"/>
                          <w:marRight w:val="-9"/>
                          <w:marTop w:val="0"/>
                          <w:marBottom w:val="0"/>
                          <w:divBdr>
                            <w:top w:val="single" w:sz="4" w:space="2" w:color="E8D793"/>
                            <w:left w:val="single" w:sz="4" w:space="0" w:color="E8D793"/>
                            <w:bottom w:val="single" w:sz="4" w:space="2" w:color="E8D793"/>
                            <w:right w:val="single" w:sz="4" w:space="0" w:color="E8D793"/>
                          </w:divBdr>
                        </w:div>
                        <w:div w:id="119657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1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8812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76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8139379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969818274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738740539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486388998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081566005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2092044658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15803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1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17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017134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  <w:div w:id="1820733230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  <w:div w:id="89739021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3486443">
                              <w:marLeft w:val="0"/>
                              <w:marRight w:val="18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" w:space="0" w:color="C2D2DF"/>
                              </w:divBdr>
                              <w:divsChild>
                                <w:div w:id="35064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5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92470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133794">
                                  <w:marLeft w:val="0"/>
                                  <w:marRight w:val="0"/>
                                  <w:marTop w:val="94"/>
                                  <w:marBottom w:val="0"/>
                                  <w:divBdr>
                                    <w:top w:val="threeDEmboss" w:sz="6" w:space="3" w:color="417394"/>
                                    <w:left w:val="threeDEmboss" w:sz="6" w:space="3" w:color="417394"/>
                                    <w:bottom w:val="threeDEmboss" w:sz="6" w:space="3" w:color="417394"/>
                                    <w:right w:val="threeDEmboss" w:sz="6" w:space="3" w:color="417394"/>
                                  </w:divBdr>
                                  <w:divsChild>
                                    <w:div w:id="148250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16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674017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576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C2D2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97975">
                              <w:marLeft w:val="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362875">
                          <w:marLeft w:val="-9"/>
                          <w:marRight w:val="-9"/>
                          <w:marTop w:val="0"/>
                          <w:marBottom w:val="0"/>
                          <w:divBdr>
                            <w:top w:val="single" w:sz="4" w:space="2" w:color="E8D793"/>
                            <w:left w:val="single" w:sz="4" w:space="0" w:color="E8D793"/>
                            <w:bottom w:val="single" w:sz="4" w:space="2" w:color="E8D793"/>
                            <w:right w:val="single" w:sz="4" w:space="0" w:color="E8D793"/>
                          </w:divBdr>
                        </w:div>
                        <w:div w:id="32520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0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396619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0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6110554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82594777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69025717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</w:divsChild>
                            </w:div>
                            <w:div w:id="1913007531">
                              <w:marLeft w:val="0"/>
                              <w:marRight w:val="18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" w:space="0" w:color="C2D2DF"/>
                              </w:divBdr>
                              <w:divsChild>
                                <w:div w:id="95914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1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52602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0636997">
                                  <w:marLeft w:val="0"/>
                                  <w:marRight w:val="0"/>
                                  <w:marTop w:val="94"/>
                                  <w:marBottom w:val="0"/>
                                  <w:divBdr>
                                    <w:top w:val="threeDEmboss" w:sz="6" w:space="3" w:color="417394"/>
                                    <w:left w:val="threeDEmboss" w:sz="6" w:space="3" w:color="417394"/>
                                    <w:bottom w:val="threeDEmboss" w:sz="6" w:space="3" w:color="417394"/>
                                    <w:right w:val="threeDEmboss" w:sz="6" w:space="3" w:color="417394"/>
                                  </w:divBdr>
                                  <w:divsChild>
                                    <w:div w:id="69084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07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71216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85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C2D2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50151">
                              <w:marLeft w:val="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460150">
                          <w:marLeft w:val="-9"/>
                          <w:marRight w:val="-9"/>
                          <w:marTop w:val="0"/>
                          <w:marBottom w:val="0"/>
                          <w:divBdr>
                            <w:top w:val="single" w:sz="4" w:space="2" w:color="E8D793"/>
                            <w:left w:val="single" w:sz="4" w:space="0" w:color="E8D793"/>
                            <w:bottom w:val="single" w:sz="4" w:space="2" w:color="E8D793"/>
                            <w:right w:val="single" w:sz="4" w:space="0" w:color="E8D793"/>
                          </w:divBdr>
                        </w:div>
                        <w:div w:id="8981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2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10925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1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8211026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488939026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820118373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</w:divsChild>
                            </w:div>
                            <w:div w:id="1575580258">
                              <w:marLeft w:val="0"/>
                              <w:marRight w:val="18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" w:space="0" w:color="C2D2DF"/>
                              </w:divBdr>
                              <w:divsChild>
                                <w:div w:id="191026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3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4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764375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398206">
                                  <w:marLeft w:val="0"/>
                                  <w:marRight w:val="0"/>
                                  <w:marTop w:val="94"/>
                                  <w:marBottom w:val="0"/>
                                  <w:divBdr>
                                    <w:top w:val="threeDEmboss" w:sz="6" w:space="3" w:color="417394"/>
                                    <w:left w:val="threeDEmboss" w:sz="6" w:space="3" w:color="417394"/>
                                    <w:bottom w:val="threeDEmboss" w:sz="6" w:space="3" w:color="417394"/>
                                    <w:right w:val="threeDEmboss" w:sz="6" w:space="3" w:color="417394"/>
                                  </w:divBdr>
                                  <w:divsChild>
                                    <w:div w:id="6568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81124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921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C2D2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94455">
                              <w:marLeft w:val="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5607015">
                          <w:marLeft w:val="-9"/>
                          <w:marRight w:val="-9"/>
                          <w:marTop w:val="0"/>
                          <w:marBottom w:val="0"/>
                          <w:divBdr>
                            <w:top w:val="single" w:sz="4" w:space="2" w:color="E8D793"/>
                            <w:left w:val="single" w:sz="4" w:space="0" w:color="E8D793"/>
                            <w:bottom w:val="single" w:sz="4" w:space="2" w:color="E8D793"/>
                            <w:right w:val="single" w:sz="4" w:space="0" w:color="E8D793"/>
                          </w:divBdr>
                        </w:div>
                        <w:div w:id="7215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2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21883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81877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031154239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456022007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46950795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809131541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897661452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</w:divsChild>
                            </w:div>
                            <w:div w:id="154033750">
                              <w:marLeft w:val="0"/>
                              <w:marRight w:val="18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" w:space="0" w:color="C2D2DF"/>
                              </w:divBdr>
                              <w:divsChild>
                                <w:div w:id="100709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2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81868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6368529">
                                  <w:marLeft w:val="0"/>
                                  <w:marRight w:val="0"/>
                                  <w:marTop w:val="94"/>
                                  <w:marBottom w:val="0"/>
                                  <w:divBdr>
                                    <w:top w:val="threeDEmboss" w:sz="6" w:space="3" w:color="417394"/>
                                    <w:left w:val="threeDEmboss" w:sz="6" w:space="3" w:color="417394"/>
                                    <w:bottom w:val="threeDEmboss" w:sz="6" w:space="3" w:color="417394"/>
                                    <w:right w:val="threeDEmboss" w:sz="6" w:space="3" w:color="417394"/>
                                  </w:divBdr>
                                  <w:divsChild>
                                    <w:div w:id="18890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4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00743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89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C2D2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48914">
                              <w:marLeft w:val="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336918">
                          <w:marLeft w:val="-9"/>
                          <w:marRight w:val="-9"/>
                          <w:marTop w:val="0"/>
                          <w:marBottom w:val="0"/>
                          <w:divBdr>
                            <w:top w:val="single" w:sz="4" w:space="2" w:color="E8D793"/>
                            <w:left w:val="single" w:sz="4" w:space="0" w:color="E8D793"/>
                            <w:bottom w:val="single" w:sz="4" w:space="2" w:color="E8D793"/>
                            <w:right w:val="single" w:sz="4" w:space="0" w:color="E8D793"/>
                          </w:divBdr>
                        </w:div>
                        <w:div w:id="148485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7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422203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96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107405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122842969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651833235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503518441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70255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8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1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290904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  <w:div w:id="527067478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  <w:div w:id="950669988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9294028">
                              <w:marLeft w:val="0"/>
                              <w:marRight w:val="18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" w:space="0" w:color="C2D2DF"/>
                              </w:divBdr>
                              <w:divsChild>
                                <w:div w:id="141304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9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46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453270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399344">
                                  <w:marLeft w:val="0"/>
                                  <w:marRight w:val="0"/>
                                  <w:marTop w:val="94"/>
                                  <w:marBottom w:val="0"/>
                                  <w:divBdr>
                                    <w:top w:val="threeDEmboss" w:sz="6" w:space="3" w:color="417394"/>
                                    <w:left w:val="threeDEmboss" w:sz="6" w:space="3" w:color="417394"/>
                                    <w:bottom w:val="threeDEmboss" w:sz="6" w:space="3" w:color="417394"/>
                                    <w:right w:val="threeDEmboss" w:sz="6" w:space="3" w:color="417394"/>
                                  </w:divBdr>
                                  <w:divsChild>
                                    <w:div w:id="160171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4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98761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067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C2D2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21171">
                              <w:marLeft w:val="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11576">
                          <w:marLeft w:val="-9"/>
                          <w:marRight w:val="-9"/>
                          <w:marTop w:val="0"/>
                          <w:marBottom w:val="0"/>
                          <w:divBdr>
                            <w:top w:val="single" w:sz="4" w:space="2" w:color="E8D793"/>
                            <w:left w:val="single" w:sz="4" w:space="0" w:color="E8D793"/>
                            <w:bottom w:val="single" w:sz="4" w:space="2" w:color="E8D793"/>
                            <w:right w:val="single" w:sz="4" w:space="0" w:color="E8D793"/>
                          </w:divBdr>
                        </w:div>
                        <w:div w:id="196472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7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6441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9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061528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2022775427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905799524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207030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8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56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668660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  <w:div w:id="2146197083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  <w:div w:id="1968772578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9336974">
                              <w:marLeft w:val="0"/>
                              <w:marRight w:val="18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" w:space="0" w:color="C2D2DF"/>
                              </w:divBdr>
                              <w:divsChild>
                                <w:div w:id="70734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0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863739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691797">
                                  <w:marLeft w:val="0"/>
                                  <w:marRight w:val="0"/>
                                  <w:marTop w:val="94"/>
                                  <w:marBottom w:val="0"/>
                                  <w:divBdr>
                                    <w:top w:val="threeDEmboss" w:sz="6" w:space="3" w:color="417394"/>
                                    <w:left w:val="threeDEmboss" w:sz="6" w:space="3" w:color="417394"/>
                                    <w:bottom w:val="threeDEmboss" w:sz="6" w:space="3" w:color="417394"/>
                                    <w:right w:val="threeDEmboss" w:sz="6" w:space="3" w:color="417394"/>
                                  </w:divBdr>
                                  <w:divsChild>
                                    <w:div w:id="49434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35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559183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442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C2D2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45140">
                              <w:marLeft w:val="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4219582">
                          <w:marLeft w:val="-9"/>
                          <w:marRight w:val="-9"/>
                          <w:marTop w:val="0"/>
                          <w:marBottom w:val="0"/>
                          <w:divBdr>
                            <w:top w:val="single" w:sz="4" w:space="2" w:color="E8D793"/>
                            <w:left w:val="single" w:sz="4" w:space="0" w:color="E8D793"/>
                            <w:bottom w:val="single" w:sz="4" w:space="2" w:color="E8D793"/>
                            <w:right w:val="single" w:sz="4" w:space="0" w:color="E8D793"/>
                          </w:divBdr>
                        </w:div>
                        <w:div w:id="152188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9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22962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5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084745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503781526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903487072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505166828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756825716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914194481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90521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4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14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301241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  <w:div w:id="1280256529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  <w:div w:id="1449741710">
                                      <w:marLeft w:val="19"/>
                                      <w:marRight w:val="19"/>
                                      <w:marTop w:val="19"/>
                                      <w:marBottom w:val="19"/>
                                      <w:divBdr>
                                        <w:top w:val="single" w:sz="4" w:space="0" w:color="CCCCCC"/>
                                        <w:left w:val="single" w:sz="4" w:space="1" w:color="CCCCCC"/>
                                        <w:bottom w:val="single" w:sz="4" w:space="0" w:color="CCCCCC"/>
                                        <w:right w:val="single" w:sz="4" w:space="1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5194092">
                              <w:marLeft w:val="0"/>
                              <w:marRight w:val="18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" w:space="0" w:color="C2D2DF"/>
                              </w:divBdr>
                              <w:divsChild>
                                <w:div w:id="42291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09950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933085">
                                  <w:marLeft w:val="0"/>
                                  <w:marRight w:val="0"/>
                                  <w:marTop w:val="94"/>
                                  <w:marBottom w:val="0"/>
                                  <w:divBdr>
                                    <w:top w:val="threeDEmboss" w:sz="6" w:space="3" w:color="417394"/>
                                    <w:left w:val="threeDEmboss" w:sz="6" w:space="3" w:color="417394"/>
                                    <w:bottom w:val="threeDEmboss" w:sz="6" w:space="3" w:color="417394"/>
                                    <w:right w:val="threeDEmboss" w:sz="6" w:space="3" w:color="417394"/>
                                  </w:divBdr>
                                  <w:divsChild>
                                    <w:div w:id="202921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7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422024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3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C2D2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77610">
                              <w:marLeft w:val="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565067">
                          <w:marLeft w:val="-9"/>
                          <w:marRight w:val="-9"/>
                          <w:marTop w:val="0"/>
                          <w:marBottom w:val="0"/>
                          <w:divBdr>
                            <w:top w:val="single" w:sz="4" w:space="2" w:color="E8D793"/>
                            <w:left w:val="single" w:sz="4" w:space="0" w:color="E8D793"/>
                            <w:bottom w:val="single" w:sz="4" w:space="2" w:color="E8D793"/>
                            <w:right w:val="single" w:sz="4" w:space="0" w:color="E8D793"/>
                          </w:divBdr>
                        </w:div>
                        <w:div w:id="45425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07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3069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4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734316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291983470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  <w:div w:id="1004553278">
                                  <w:marLeft w:val="0"/>
                                  <w:marRight w:val="0"/>
                                  <w:marTop w:val="19"/>
                                  <w:marBottom w:val="0"/>
                                  <w:divBdr>
                                    <w:top w:val="single" w:sz="4" w:space="1" w:color="CFDDE9"/>
                                    <w:left w:val="single" w:sz="4" w:space="1" w:color="CFDDE9"/>
                                    <w:bottom w:val="single" w:sz="4" w:space="1" w:color="CFDDE9"/>
                                    <w:right w:val="single" w:sz="4" w:space="5" w:color="CFDDE9"/>
                                  </w:divBdr>
                                </w:div>
                              </w:divsChild>
                            </w:div>
                            <w:div w:id="1849633302">
                              <w:marLeft w:val="0"/>
                              <w:marRight w:val="18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" w:space="0" w:color="C2D2DF"/>
                              </w:divBdr>
                              <w:divsChild>
                                <w:div w:id="86271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8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06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80963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37193">
                                                  <w:marLeft w:val="187"/>
                                                  <w:marRight w:val="187"/>
                                                  <w:marTop w:val="47"/>
                                                  <w:marBottom w:val="187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739859">
                                                      <w:marLeft w:val="94"/>
                                                      <w:marRight w:val="94"/>
                                                      <w:marTop w:val="0"/>
                                                      <w:marBottom w:val="94"/>
                                                      <w:divBdr>
                                                        <w:top w:val="single" w:sz="4" w:space="0" w:color="417394"/>
                                                        <w:left w:val="single" w:sz="4" w:space="0" w:color="417394"/>
                                                        <w:bottom w:val="single" w:sz="4" w:space="0" w:color="417394"/>
                                                        <w:right w:val="single" w:sz="4" w:space="0" w:color="417394"/>
                                                      </w:divBdr>
                                                      <w:divsChild>
                                                        <w:div w:id="64555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4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419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839779">
                                  <w:marLeft w:val="0"/>
                                  <w:marRight w:val="0"/>
                                  <w:marTop w:val="94"/>
                                  <w:marBottom w:val="0"/>
                                  <w:divBdr>
                                    <w:top w:val="threeDEmboss" w:sz="6" w:space="3" w:color="417394"/>
                                    <w:left w:val="threeDEmboss" w:sz="6" w:space="3" w:color="417394"/>
                                    <w:bottom w:val="threeDEmboss" w:sz="6" w:space="3" w:color="417394"/>
                                    <w:right w:val="threeDEmboss" w:sz="6" w:space="3" w:color="417394"/>
                                  </w:divBdr>
                                  <w:divsChild>
                                    <w:div w:id="86602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090934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98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C2D2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676125">
                              <w:marLeft w:val="9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716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08573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1259">
                      <w:marLeft w:val="0"/>
                      <w:marRight w:val="0"/>
                      <w:marTop w:val="4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685477">
                  <w:marLeft w:val="0"/>
                  <w:marRight w:val="0"/>
                  <w:marTop w:val="187"/>
                  <w:marBottom w:val="187"/>
                  <w:divBdr>
                    <w:top w:val="single" w:sz="4" w:space="5" w:color="E7E7E7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8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1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C4C4C4"/>
                        <w:bottom w:val="single" w:sz="4" w:space="0" w:color="C4C4C4"/>
                        <w:right w:val="single" w:sz="4" w:space="0" w:color="C4C4C4"/>
                      </w:divBdr>
                      <w:divsChild>
                        <w:div w:id="1187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8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58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5469">
                          <w:marLeft w:val="11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07133">
                              <w:marLeft w:val="0"/>
                              <w:marRight w:val="-5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4" w:space="0" w:color="C4C4C4"/>
                                <w:bottom w:val="single" w:sz="4" w:space="0" w:color="C4C4C4"/>
                                <w:right w:val="single" w:sz="4" w:space="0" w:color="C4C4C4"/>
                              </w:divBdr>
                            </w:div>
                          </w:divsChild>
                        </w:div>
                        <w:div w:id="160912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73622">
                              <w:marLeft w:val="0"/>
                              <w:marRight w:val="-5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4" w:space="0" w:color="C4C4C4"/>
                                <w:bottom w:val="single" w:sz="4" w:space="0" w:color="C4C4C4"/>
                                <w:right w:val="single" w:sz="4" w:space="0" w:color="C4C4C4"/>
                              </w:divBdr>
                              <w:divsChild>
                                <w:div w:id="1362244460">
                                  <w:marLeft w:val="0"/>
                                  <w:marRight w:val="0"/>
                                  <w:marTop w:val="0"/>
                                  <w:marBottom w:val="94"/>
                                  <w:divBdr>
                                    <w:top w:val="single" w:sz="2" w:space="2" w:color="FFFFFF"/>
                                    <w:left w:val="single" w:sz="2" w:space="5" w:color="C4C4C4"/>
                                    <w:bottom w:val="single" w:sz="2" w:space="2" w:color="C4C4C4"/>
                                    <w:right w:val="single" w:sz="2" w:space="5" w:color="C4C4C4"/>
                                  </w:divBdr>
                                  <w:divsChild>
                                    <w:div w:id="199656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00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4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117" Type="http://schemas.openxmlformats.org/officeDocument/2006/relationships/image" Target="media/image92.gif"/><Relationship Id="rId21" Type="http://schemas.openxmlformats.org/officeDocument/2006/relationships/image" Target="media/image15.jpeg"/><Relationship Id="rId42" Type="http://schemas.openxmlformats.org/officeDocument/2006/relationships/image" Target="media/image35.gif"/><Relationship Id="rId47" Type="http://schemas.openxmlformats.org/officeDocument/2006/relationships/image" Target="media/image39.gif"/><Relationship Id="rId63" Type="http://schemas.openxmlformats.org/officeDocument/2006/relationships/image" Target="media/image53.jpeg"/><Relationship Id="rId68" Type="http://schemas.openxmlformats.org/officeDocument/2006/relationships/image" Target="media/image58.jpeg"/><Relationship Id="rId84" Type="http://schemas.openxmlformats.org/officeDocument/2006/relationships/image" Target="media/image72.gif"/><Relationship Id="rId89" Type="http://schemas.openxmlformats.org/officeDocument/2006/relationships/image" Target="media/image75.gif"/><Relationship Id="rId112" Type="http://schemas.openxmlformats.org/officeDocument/2006/relationships/hyperlink" Target="http://digg.com/submit?phase=2&amp;url=http%3A%2F%2Fwww.tomohna.net%2Fvb%2Fshowthread.php%3Ft%3D45755&amp;title=%D9%83%D8%B1%D8%A7%D8%B3+%D8%A7%D9%84%D8%AF%D8%B1%D9%88%D8%B3+%D9%84%D9%84%D8%B9%D9%84%D9%88%D9%85+%D8%A7%D9%84%D9%81%D8%B2%D9%8A%D8%A7%D8%A6%D9%8A%D8%A9+%D9%84%D8%AA%D9%84%D9%85%D9%8A%D8%B0%D8%A9++%D9%81%D9%8A+4+%D9%85%D8%AA%D9%88%D8%B3%D8%B7" TargetMode="External"/><Relationship Id="rId16" Type="http://schemas.openxmlformats.org/officeDocument/2006/relationships/hyperlink" Target="http://www.tomohna.net/vb/newreply.php?do=newreply&amp;p=156279" TargetMode="External"/><Relationship Id="rId107" Type="http://schemas.openxmlformats.org/officeDocument/2006/relationships/hyperlink" Target="http://www.tomohna.net/vb/newreply.php?do=newreply&amp;p=156589" TargetMode="External"/><Relationship Id="rId11" Type="http://schemas.openxmlformats.org/officeDocument/2006/relationships/image" Target="media/image7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3.jpeg"/><Relationship Id="rId58" Type="http://schemas.openxmlformats.org/officeDocument/2006/relationships/image" Target="media/image48.jpeg"/><Relationship Id="rId74" Type="http://schemas.openxmlformats.org/officeDocument/2006/relationships/image" Target="media/image62.gif"/><Relationship Id="rId79" Type="http://schemas.openxmlformats.org/officeDocument/2006/relationships/image" Target="media/image67.gif"/><Relationship Id="rId102" Type="http://schemas.openxmlformats.org/officeDocument/2006/relationships/image" Target="media/image83.png"/><Relationship Id="rId123" Type="http://schemas.openxmlformats.org/officeDocument/2006/relationships/control" Target="activeX/activeX1.xml"/><Relationship Id="rId5" Type="http://schemas.openxmlformats.org/officeDocument/2006/relationships/image" Target="media/image1.jpeg"/><Relationship Id="rId61" Type="http://schemas.openxmlformats.org/officeDocument/2006/relationships/image" Target="media/image51.jpeg"/><Relationship Id="rId82" Type="http://schemas.openxmlformats.org/officeDocument/2006/relationships/image" Target="media/image70.gif"/><Relationship Id="rId90" Type="http://schemas.openxmlformats.org/officeDocument/2006/relationships/image" Target="media/image76.gif"/><Relationship Id="rId95" Type="http://schemas.openxmlformats.org/officeDocument/2006/relationships/image" Target="media/image79.gif"/><Relationship Id="rId19" Type="http://schemas.openxmlformats.org/officeDocument/2006/relationships/image" Target="media/image14.gif"/><Relationship Id="rId14" Type="http://schemas.openxmlformats.org/officeDocument/2006/relationships/image" Target="media/image10.jpeg"/><Relationship Id="rId22" Type="http://schemas.openxmlformats.org/officeDocument/2006/relationships/image" Target="media/image16.gif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hyperlink" Target="http://www.tomohna.net/vb/member.php?u=1" TargetMode="External"/><Relationship Id="rId48" Type="http://schemas.openxmlformats.org/officeDocument/2006/relationships/hyperlink" Target="http://www.tomohna.net/vb/newreply.php?do=newreply&amp;p=156281" TargetMode="External"/><Relationship Id="rId56" Type="http://schemas.openxmlformats.org/officeDocument/2006/relationships/image" Target="media/image46.jpeg"/><Relationship Id="rId64" Type="http://schemas.openxmlformats.org/officeDocument/2006/relationships/image" Target="media/image54.jpeg"/><Relationship Id="rId69" Type="http://schemas.openxmlformats.org/officeDocument/2006/relationships/hyperlink" Target="http://www.tomohna.net/vb/newreply.php?do=newreply&amp;p=156287" TargetMode="External"/><Relationship Id="rId77" Type="http://schemas.openxmlformats.org/officeDocument/2006/relationships/image" Target="media/image65.gif"/><Relationship Id="rId100" Type="http://schemas.openxmlformats.org/officeDocument/2006/relationships/image" Target="media/image82.png"/><Relationship Id="rId105" Type="http://schemas.openxmlformats.org/officeDocument/2006/relationships/image" Target="media/image86.jpeg"/><Relationship Id="rId113" Type="http://schemas.openxmlformats.org/officeDocument/2006/relationships/image" Target="media/image90.gif"/><Relationship Id="rId118" Type="http://schemas.openxmlformats.org/officeDocument/2006/relationships/hyperlink" Target="http://www.google.com/bookmarks/mark?op=edit&amp;output=popup&amp;bkmk=http%3A%2F%2Fwww.tomohna.net%2Fvb%2Fshowthread.php%3Ft%3D45755&amp;title=%D9%83%D8%B1%D8%A7%D8%B3+%D8%A7%D9%84%D8%AF%D8%B1%D9%88%D8%B3+%D9%84%D9%84%D8%B9%D9%84%D9%88%D9%85+%D8%A7%D9%84%D9%81%D8%B2%D9%8A%D8%A7%D8%A6%D9%8A%D8%A9+%D9%84%D8%AA%D9%84%D9%85%D9%8A%D8%B0%D8%A9++%D9%81%D9%8A+4+%D9%85%D8%AA%D9%88%D8%B3%D8%B7" TargetMode="External"/><Relationship Id="rId8" Type="http://schemas.openxmlformats.org/officeDocument/2006/relationships/image" Target="media/image4.jpeg"/><Relationship Id="rId51" Type="http://schemas.openxmlformats.org/officeDocument/2006/relationships/image" Target="media/image41.jpeg"/><Relationship Id="rId72" Type="http://schemas.openxmlformats.org/officeDocument/2006/relationships/image" Target="media/image60.jpeg"/><Relationship Id="rId80" Type="http://schemas.openxmlformats.org/officeDocument/2006/relationships/image" Target="media/image68.gif"/><Relationship Id="rId85" Type="http://schemas.openxmlformats.org/officeDocument/2006/relationships/hyperlink" Target="http://www.tomohna.net/vb/newreply.php?do=newreply&amp;p=156289" TargetMode="External"/><Relationship Id="rId93" Type="http://schemas.openxmlformats.org/officeDocument/2006/relationships/hyperlink" Target="http://www.tomohna.net/vb/member.php?u=304" TargetMode="External"/><Relationship Id="rId98" Type="http://schemas.openxmlformats.org/officeDocument/2006/relationships/hyperlink" Target="http://www.tomohna.net/vb/newreply.php?do=newreply&amp;p=156338" TargetMode="External"/><Relationship Id="rId121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2.gif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38.gif"/><Relationship Id="rId59" Type="http://schemas.openxmlformats.org/officeDocument/2006/relationships/image" Target="media/image49.jpeg"/><Relationship Id="rId67" Type="http://schemas.openxmlformats.org/officeDocument/2006/relationships/image" Target="media/image57.jpeg"/><Relationship Id="rId103" Type="http://schemas.openxmlformats.org/officeDocument/2006/relationships/image" Target="media/image84.jpeg"/><Relationship Id="rId108" Type="http://schemas.openxmlformats.org/officeDocument/2006/relationships/hyperlink" Target="http://www.tomohna.net/vb/showthread.php?t=45755&amp;page=2" TargetMode="External"/><Relationship Id="rId116" Type="http://schemas.openxmlformats.org/officeDocument/2006/relationships/hyperlink" Target="http://www.stumbleupon.com/submit?url=http%3A%2F%2Fwww.tomohna.net%2Fvb%2Fshowthread.php%3Ft%3D45755&amp;title=%D9%83%D8%B1%D8%A7%D8%B3+%D8%A7%D9%84%D8%AF%D8%B1%D9%88%D8%B3+%D9%84%D9%84%D8%B9%D9%84%D9%88%D9%85+%D8%A7%D9%84%D9%81%D8%B2%D9%8A%D8%A7%D8%A6%D9%8A%D8%A9+%D9%84%D8%AA%D9%84%D9%85%D9%8A%D8%B0%D8%A9++%D9%81%D9%8A+4+%D9%85%D8%AA%D9%88%D8%B3%D8%B7" TargetMode="External"/><Relationship Id="rId124" Type="http://schemas.openxmlformats.org/officeDocument/2006/relationships/fontTable" Target="fontTable.xml"/><Relationship Id="rId20" Type="http://schemas.openxmlformats.org/officeDocument/2006/relationships/hyperlink" Target="http://www.tomohna.net/vb/member.php?u=7132" TargetMode="External"/><Relationship Id="rId41" Type="http://schemas.openxmlformats.org/officeDocument/2006/relationships/hyperlink" Target="http://www.tomohna.net/vb/newreply.php?do=newreply&amp;p=156280" TargetMode="External"/><Relationship Id="rId54" Type="http://schemas.openxmlformats.org/officeDocument/2006/relationships/image" Target="media/image44.jpeg"/><Relationship Id="rId62" Type="http://schemas.openxmlformats.org/officeDocument/2006/relationships/image" Target="media/image52.jpeg"/><Relationship Id="rId70" Type="http://schemas.openxmlformats.org/officeDocument/2006/relationships/image" Target="media/image59.gif"/><Relationship Id="rId75" Type="http://schemas.openxmlformats.org/officeDocument/2006/relationships/image" Target="media/image63.gif"/><Relationship Id="rId83" Type="http://schemas.openxmlformats.org/officeDocument/2006/relationships/image" Target="media/image71.gif"/><Relationship Id="rId88" Type="http://schemas.openxmlformats.org/officeDocument/2006/relationships/image" Target="media/image74.gif"/><Relationship Id="rId91" Type="http://schemas.openxmlformats.org/officeDocument/2006/relationships/image" Target="media/image77.gif"/><Relationship Id="rId96" Type="http://schemas.openxmlformats.org/officeDocument/2006/relationships/image" Target="media/image80.gif"/><Relationship Id="rId111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hyperlink" Target="http://www.tomohna.net/vb/newreply.php?do=newreply&amp;p=156283" TargetMode="External"/><Relationship Id="rId57" Type="http://schemas.openxmlformats.org/officeDocument/2006/relationships/image" Target="media/image47.jpeg"/><Relationship Id="rId106" Type="http://schemas.openxmlformats.org/officeDocument/2006/relationships/image" Target="media/image87.jpeg"/><Relationship Id="rId114" Type="http://schemas.openxmlformats.org/officeDocument/2006/relationships/hyperlink" Target="http://del.icio.us/post?url=http%3A%2F%2Fwww.tomohna.net%2Fvb%2Fshowthread.php%3Ft%3D45755&amp;title=%D9%83%D8%B1%D8%A7%D8%B3+%D8%A7%D9%84%D8%AF%D8%B1%D9%88%D8%B3+%D9%84%D9%84%D8%B9%D9%84%D9%88%D9%85+%D8%A7%D9%84%D9%81%D8%B2%D9%8A%D8%A7%D8%A6%D9%8A%D8%A9+%D9%84%D8%AA%D9%84%D9%85%D9%8A%D8%B0%D8%A9++%D9%81%D9%8A+4+%D9%85%D8%AA%D9%88%D8%B3%D8%B7" TargetMode="External"/><Relationship Id="rId119" Type="http://schemas.openxmlformats.org/officeDocument/2006/relationships/image" Target="media/image93.gif"/><Relationship Id="rId10" Type="http://schemas.openxmlformats.org/officeDocument/2006/relationships/image" Target="media/image6.jpeg"/><Relationship Id="rId31" Type="http://schemas.openxmlformats.org/officeDocument/2006/relationships/image" Target="media/image25.jpeg"/><Relationship Id="rId44" Type="http://schemas.openxmlformats.org/officeDocument/2006/relationships/image" Target="media/image36.gif"/><Relationship Id="rId52" Type="http://schemas.openxmlformats.org/officeDocument/2006/relationships/image" Target="media/image42.jpeg"/><Relationship Id="rId60" Type="http://schemas.openxmlformats.org/officeDocument/2006/relationships/image" Target="media/image50.jpeg"/><Relationship Id="rId65" Type="http://schemas.openxmlformats.org/officeDocument/2006/relationships/image" Target="media/image55.jpeg"/><Relationship Id="rId73" Type="http://schemas.openxmlformats.org/officeDocument/2006/relationships/image" Target="media/image61.gif"/><Relationship Id="rId78" Type="http://schemas.openxmlformats.org/officeDocument/2006/relationships/image" Target="media/image66.gif"/><Relationship Id="rId81" Type="http://schemas.openxmlformats.org/officeDocument/2006/relationships/image" Target="media/image69.gif"/><Relationship Id="rId86" Type="http://schemas.openxmlformats.org/officeDocument/2006/relationships/image" Target="media/image73.gif"/><Relationship Id="rId94" Type="http://schemas.openxmlformats.org/officeDocument/2006/relationships/image" Target="media/image78.jpeg"/><Relationship Id="rId99" Type="http://schemas.openxmlformats.org/officeDocument/2006/relationships/hyperlink" Target="http://www.tomohna.net/vb/newreply.php?do=newreply&amp;p=156380" TargetMode="External"/><Relationship Id="rId101" Type="http://schemas.openxmlformats.org/officeDocument/2006/relationships/hyperlink" Target="http://www.tomohna.net/vb/showthread.php?p=156289#post156289" TargetMode="External"/><Relationship Id="rId122" Type="http://schemas.openxmlformats.org/officeDocument/2006/relationships/image" Target="media/image95.wmf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3.png"/><Relationship Id="rId39" Type="http://schemas.openxmlformats.org/officeDocument/2006/relationships/image" Target="media/image33.jpeg"/><Relationship Id="rId109" Type="http://schemas.openxmlformats.org/officeDocument/2006/relationships/image" Target="media/image88.png"/><Relationship Id="rId34" Type="http://schemas.openxmlformats.org/officeDocument/2006/relationships/image" Target="media/image28.jpeg"/><Relationship Id="rId50" Type="http://schemas.openxmlformats.org/officeDocument/2006/relationships/image" Target="media/image40.jpeg"/><Relationship Id="rId55" Type="http://schemas.openxmlformats.org/officeDocument/2006/relationships/image" Target="media/image45.jpeg"/><Relationship Id="rId76" Type="http://schemas.openxmlformats.org/officeDocument/2006/relationships/image" Target="media/image64.gif"/><Relationship Id="rId97" Type="http://schemas.openxmlformats.org/officeDocument/2006/relationships/image" Target="media/image81.gif"/><Relationship Id="rId104" Type="http://schemas.openxmlformats.org/officeDocument/2006/relationships/image" Target="media/image85.gif"/><Relationship Id="rId120" Type="http://schemas.openxmlformats.org/officeDocument/2006/relationships/hyperlink" Target="http://www.tomohna.net/vb/showthread.php?t=45755#top" TargetMode="External"/><Relationship Id="rId125" Type="http://schemas.openxmlformats.org/officeDocument/2006/relationships/theme" Target="theme/theme1.xml"/><Relationship Id="rId7" Type="http://schemas.openxmlformats.org/officeDocument/2006/relationships/image" Target="media/image3.jpeg"/><Relationship Id="rId71" Type="http://schemas.openxmlformats.org/officeDocument/2006/relationships/hyperlink" Target="http://www.tomohna.net/vb/member.php?u=17734" TargetMode="External"/><Relationship Id="rId92" Type="http://schemas.openxmlformats.org/officeDocument/2006/relationships/hyperlink" Target="http://www.tomohna.net/vb/newreply.php?do=newreply&amp;p=156321" TargetMode="External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7.gif"/><Relationship Id="rId66" Type="http://schemas.openxmlformats.org/officeDocument/2006/relationships/image" Target="media/image56.jpeg"/><Relationship Id="rId87" Type="http://schemas.openxmlformats.org/officeDocument/2006/relationships/hyperlink" Target="http://www.tomohna.net/vb/member.php?u=10074" TargetMode="External"/><Relationship Id="rId110" Type="http://schemas.openxmlformats.org/officeDocument/2006/relationships/hyperlink" Target="http://www.tomohna.net/vb/showthread.php?t=45755&amp;page=5" TargetMode="External"/><Relationship Id="rId115" Type="http://schemas.openxmlformats.org/officeDocument/2006/relationships/image" Target="media/image9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56</Pages>
  <Words>2503</Words>
  <Characters>13768</Characters>
  <Application>Microsoft Office Word</Application>
  <DocSecurity>0</DocSecurity>
  <Lines>114</Lines>
  <Paragraphs>32</Paragraphs>
  <ScaleCrop>false</ScaleCrop>
  <Company/>
  <LinksUpToDate>false</LinksUpToDate>
  <CharactersWithSpaces>16239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</dc:creator>
  <cp:lastModifiedBy>document</cp:lastModifiedBy>
  <cp:revision>1</cp:revision>
  <dcterms:created xsi:type="dcterms:W3CDTF">2015-07-10T10:13:00Z</dcterms:created>
  <dcterms:modified xsi:type="dcterms:W3CDTF">2015-07-10T10:17:00Z</dcterms:modified>
</cp:coreProperties>
</file>